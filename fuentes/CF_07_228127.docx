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p14">
  <w:body>
    <w:p w:rsidRPr="00904AA5" w:rsidR="0059034F" w:rsidP="00881375" w:rsidRDefault="00D55C84" w14:paraId="07A15282" w14:textId="77777777">
      <w:pPr>
        <w:snapToGrid w:val="0"/>
        <w:spacing w:after="120"/>
        <w:jc w:val="center"/>
        <w:rPr>
          <w:b/>
          <w:sz w:val="20"/>
          <w:szCs w:val="20"/>
        </w:rPr>
      </w:pPr>
      <w:bookmarkStart w:name="_Hlk146892674" w:id="0"/>
      <w:bookmarkEnd w:id="0"/>
      <w:r w:rsidRPr="00904AA5">
        <w:rPr>
          <w:b/>
          <w:sz w:val="20"/>
          <w:szCs w:val="20"/>
        </w:rPr>
        <w:t>FORMATO PARA EL DESARROLLO DE COMPONENTE FORMATIVO</w:t>
      </w:r>
    </w:p>
    <w:p w:rsidRPr="00904AA5" w:rsidR="0059034F" w:rsidP="00B8516C" w:rsidRDefault="0059034F" w14:paraId="52E6F481" w14:textId="77777777">
      <w:pPr>
        <w:tabs>
          <w:tab w:val="left" w:pos="3224"/>
        </w:tabs>
        <w:snapToGrid w:val="0"/>
        <w:spacing w:after="120"/>
        <w:rPr>
          <w:sz w:val="20"/>
          <w:szCs w:val="20"/>
        </w:rPr>
      </w:pPr>
    </w:p>
    <w:tbl>
      <w:tblPr>
        <w:tblStyle w:val="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904AA5" w:rsidR="00A65CF4" w14:paraId="1AA72BC4" w14:textId="77777777">
        <w:trPr>
          <w:trHeight w:val="340"/>
        </w:trPr>
        <w:tc>
          <w:tcPr>
            <w:tcW w:w="3397" w:type="dxa"/>
            <w:vAlign w:val="center"/>
          </w:tcPr>
          <w:p w:rsidRPr="00904AA5" w:rsidR="0059034F" w:rsidP="00B8516C" w:rsidRDefault="00D55C84" w14:paraId="013EEA4F" w14:textId="77777777">
            <w:pPr>
              <w:snapToGrid w:val="0"/>
              <w:spacing w:after="120" w:line="276" w:lineRule="auto"/>
              <w:rPr>
                <w:sz w:val="20"/>
                <w:szCs w:val="20"/>
              </w:rPr>
            </w:pPr>
            <w:r w:rsidRPr="00904AA5">
              <w:rPr>
                <w:sz w:val="20"/>
                <w:szCs w:val="20"/>
              </w:rPr>
              <w:t>PROGRAMA DE FORMACIÓN</w:t>
            </w:r>
          </w:p>
        </w:tc>
        <w:tc>
          <w:tcPr>
            <w:tcW w:w="6565" w:type="dxa"/>
            <w:vAlign w:val="center"/>
          </w:tcPr>
          <w:p w:rsidRPr="00881375" w:rsidR="0059034F" w:rsidP="00B8516C" w:rsidRDefault="002D50A4" w14:paraId="65AF8C53" w14:textId="47E282E9">
            <w:pPr>
              <w:snapToGrid w:val="0"/>
              <w:spacing w:after="120" w:line="276" w:lineRule="auto"/>
              <w:rPr>
                <w:b w:val="0"/>
                <w:sz w:val="20"/>
                <w:szCs w:val="20"/>
              </w:rPr>
            </w:pPr>
            <w:r w:rsidRPr="00862688">
              <w:rPr>
                <w:sz w:val="20"/>
                <w:szCs w:val="20"/>
              </w:rPr>
              <w:t xml:space="preserve">Herramientas </w:t>
            </w:r>
            <w:r w:rsidRPr="00862688" w:rsidR="0086353E">
              <w:rPr>
                <w:sz w:val="20"/>
                <w:szCs w:val="20"/>
              </w:rPr>
              <w:t>tecnológicas para la planeación estratégica, riesgo y cumplimiento</w:t>
            </w:r>
          </w:p>
        </w:tc>
      </w:tr>
    </w:tbl>
    <w:p w:rsidRPr="00904AA5" w:rsidR="0059034F" w:rsidP="00B8516C" w:rsidRDefault="0059034F" w14:paraId="1A46B474" w14:textId="77777777">
      <w:pPr>
        <w:snapToGrid w:val="0"/>
        <w:spacing w:after="120"/>
        <w:rPr>
          <w:sz w:val="20"/>
          <w:szCs w:val="20"/>
        </w:rPr>
      </w:pPr>
    </w:p>
    <w:tbl>
      <w:tblPr>
        <w:tblStyle w:val="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904AA5" w:rsidR="00A65CF4" w14:paraId="0455E6A2" w14:textId="77777777">
        <w:trPr>
          <w:trHeight w:val="340"/>
        </w:trPr>
        <w:tc>
          <w:tcPr>
            <w:tcW w:w="1838" w:type="dxa"/>
            <w:vAlign w:val="center"/>
          </w:tcPr>
          <w:p w:rsidRPr="00904AA5" w:rsidR="0059034F" w:rsidP="00B8516C" w:rsidRDefault="00D55C84" w14:paraId="25858D1A" w14:textId="77777777">
            <w:pPr>
              <w:snapToGrid w:val="0"/>
              <w:spacing w:after="120" w:line="276" w:lineRule="auto"/>
              <w:rPr>
                <w:sz w:val="20"/>
                <w:szCs w:val="20"/>
              </w:rPr>
            </w:pPr>
            <w:r w:rsidRPr="00904AA5">
              <w:rPr>
                <w:sz w:val="20"/>
                <w:szCs w:val="20"/>
              </w:rPr>
              <w:t>COMPETENCIA</w:t>
            </w:r>
          </w:p>
        </w:tc>
        <w:tc>
          <w:tcPr>
            <w:tcW w:w="2835" w:type="dxa"/>
            <w:vAlign w:val="center"/>
          </w:tcPr>
          <w:p w:rsidRPr="00EB1879" w:rsidR="0059034F" w:rsidP="00B8516C" w:rsidRDefault="002D50A4" w14:paraId="0F82D273" w14:textId="695428FB">
            <w:pPr>
              <w:snapToGrid w:val="0"/>
              <w:spacing w:after="120" w:line="276" w:lineRule="auto"/>
              <w:rPr>
                <w:b w:val="0"/>
                <w:sz w:val="20"/>
                <w:szCs w:val="20"/>
                <w:u w:val="single"/>
              </w:rPr>
            </w:pPr>
            <w:r w:rsidRPr="00B8516C">
              <w:rPr>
                <w:b w:val="0"/>
                <w:sz w:val="20"/>
                <w:szCs w:val="20"/>
              </w:rPr>
              <w:t>220501121 – Operar herramientas informáticas y digitales de acuerdo con protocolos y manuales técnicos.</w:t>
            </w:r>
          </w:p>
        </w:tc>
        <w:tc>
          <w:tcPr>
            <w:tcW w:w="2126" w:type="dxa"/>
            <w:vAlign w:val="center"/>
          </w:tcPr>
          <w:p w:rsidRPr="00904AA5" w:rsidR="0059034F" w:rsidP="00B8516C" w:rsidRDefault="00D55C84" w14:paraId="28D03B81" w14:textId="77777777">
            <w:pPr>
              <w:snapToGrid w:val="0"/>
              <w:spacing w:after="120" w:line="276" w:lineRule="auto"/>
              <w:rPr>
                <w:sz w:val="20"/>
                <w:szCs w:val="20"/>
              </w:rPr>
            </w:pPr>
            <w:r w:rsidRPr="00904AA5">
              <w:rPr>
                <w:sz w:val="20"/>
                <w:szCs w:val="20"/>
              </w:rPr>
              <w:t>RESULTADOS DE APRENDIZAJE</w:t>
            </w:r>
          </w:p>
        </w:tc>
        <w:tc>
          <w:tcPr>
            <w:tcW w:w="3163" w:type="dxa"/>
            <w:vAlign w:val="center"/>
          </w:tcPr>
          <w:p w:rsidRPr="00EB1879" w:rsidR="002D50A4" w:rsidP="00B8516C" w:rsidRDefault="002D50A4" w14:paraId="57878067" w14:textId="077BB253">
            <w:pPr>
              <w:snapToGrid w:val="0"/>
              <w:spacing w:after="120" w:line="276" w:lineRule="auto"/>
              <w:ind w:left="66"/>
              <w:rPr>
                <w:b w:val="0"/>
                <w:bCs/>
                <w:sz w:val="20"/>
                <w:szCs w:val="20"/>
              </w:rPr>
            </w:pPr>
            <w:r w:rsidRPr="00B8516C">
              <w:rPr>
                <w:b w:val="0"/>
                <w:bCs/>
                <w:sz w:val="20"/>
                <w:szCs w:val="20"/>
              </w:rPr>
              <w:t xml:space="preserve">220501121-01 - Identificar las necesidades de </w:t>
            </w:r>
            <w:r w:rsidRPr="00B8516C">
              <w:rPr>
                <w:b w:val="0"/>
                <w:bCs/>
                <w:i/>
                <w:sz w:val="20"/>
                <w:szCs w:val="20"/>
              </w:rPr>
              <w:t>software</w:t>
            </w:r>
            <w:r w:rsidRPr="00EB1879">
              <w:rPr>
                <w:b w:val="0"/>
                <w:bCs/>
                <w:sz w:val="20"/>
                <w:szCs w:val="20"/>
              </w:rPr>
              <w:t xml:space="preserve"> </w:t>
            </w:r>
            <w:r w:rsidRPr="00B8516C">
              <w:rPr>
                <w:b w:val="0"/>
                <w:bCs/>
                <w:sz w:val="20"/>
                <w:szCs w:val="20"/>
              </w:rPr>
              <w:t>acordes con los procesos de la organización.</w:t>
            </w:r>
          </w:p>
        </w:tc>
      </w:tr>
    </w:tbl>
    <w:p w:rsidRPr="00904AA5" w:rsidR="0059034F" w:rsidP="00B8516C" w:rsidRDefault="0059034F" w14:paraId="60D570D5" w14:textId="77777777">
      <w:pPr>
        <w:snapToGrid w:val="0"/>
        <w:spacing w:after="120"/>
        <w:rPr>
          <w:sz w:val="20"/>
          <w:szCs w:val="20"/>
        </w:rPr>
      </w:pPr>
    </w:p>
    <w:tbl>
      <w:tblPr>
        <w:tblStyle w:val="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904AA5" w:rsidR="0059034F" w14:paraId="384C9C53" w14:textId="77777777">
        <w:trPr>
          <w:trHeight w:val="340"/>
        </w:trPr>
        <w:tc>
          <w:tcPr>
            <w:tcW w:w="3397" w:type="dxa"/>
            <w:vAlign w:val="center"/>
          </w:tcPr>
          <w:p w:rsidRPr="00904AA5" w:rsidR="0059034F" w:rsidP="00B8516C" w:rsidRDefault="00D55C84" w14:paraId="77568972" w14:textId="77777777">
            <w:pPr>
              <w:snapToGrid w:val="0"/>
              <w:spacing w:after="120" w:line="276" w:lineRule="auto"/>
              <w:rPr>
                <w:sz w:val="20"/>
                <w:szCs w:val="20"/>
              </w:rPr>
            </w:pPr>
            <w:r w:rsidRPr="00904AA5">
              <w:rPr>
                <w:sz w:val="20"/>
                <w:szCs w:val="20"/>
              </w:rPr>
              <w:t>NÚMERO DEL COMPONENTE FORMATIVO</w:t>
            </w:r>
          </w:p>
        </w:tc>
        <w:tc>
          <w:tcPr>
            <w:tcW w:w="6565" w:type="dxa"/>
            <w:vAlign w:val="center"/>
          </w:tcPr>
          <w:p w:rsidRPr="00EB1879" w:rsidR="0059034F" w:rsidP="00DB452E" w:rsidRDefault="002316A1" w14:paraId="4DE3D419" w14:textId="55DEAA11">
            <w:pPr>
              <w:snapToGrid w:val="0"/>
              <w:spacing w:after="120" w:line="276" w:lineRule="auto"/>
              <w:rPr>
                <w:b w:val="0"/>
                <w:sz w:val="20"/>
                <w:szCs w:val="20"/>
              </w:rPr>
            </w:pPr>
            <w:r>
              <w:rPr>
                <w:b w:val="0"/>
                <w:sz w:val="20"/>
                <w:szCs w:val="20"/>
              </w:rPr>
              <w:t>0</w:t>
            </w:r>
            <w:r w:rsidRPr="00B8516C" w:rsidR="002D50A4">
              <w:rPr>
                <w:b w:val="0"/>
                <w:sz w:val="20"/>
                <w:szCs w:val="20"/>
              </w:rPr>
              <w:t>7</w:t>
            </w:r>
          </w:p>
        </w:tc>
      </w:tr>
      <w:tr w:rsidRPr="00904AA5" w:rsidR="0059034F" w14:paraId="16662AAA" w14:textId="77777777">
        <w:trPr>
          <w:trHeight w:val="340"/>
        </w:trPr>
        <w:tc>
          <w:tcPr>
            <w:tcW w:w="3397" w:type="dxa"/>
            <w:vAlign w:val="center"/>
          </w:tcPr>
          <w:p w:rsidRPr="00904AA5" w:rsidR="0059034F" w:rsidP="00B8516C" w:rsidRDefault="00D55C84" w14:paraId="6E15DC70" w14:textId="77777777">
            <w:pPr>
              <w:snapToGrid w:val="0"/>
              <w:spacing w:after="120" w:line="276" w:lineRule="auto"/>
              <w:rPr>
                <w:sz w:val="20"/>
                <w:szCs w:val="20"/>
              </w:rPr>
            </w:pPr>
            <w:r w:rsidRPr="00904AA5">
              <w:rPr>
                <w:sz w:val="20"/>
                <w:szCs w:val="20"/>
              </w:rPr>
              <w:t>NOMBRE DEL COMPONENTE FORMATIVO</w:t>
            </w:r>
          </w:p>
        </w:tc>
        <w:tc>
          <w:tcPr>
            <w:tcW w:w="6565" w:type="dxa"/>
            <w:vAlign w:val="center"/>
          </w:tcPr>
          <w:p w:rsidRPr="00EB1879" w:rsidR="0059034F" w:rsidP="00B8516C" w:rsidRDefault="002D50A4" w14:paraId="57B6AF0B" w14:textId="3E774949">
            <w:pPr>
              <w:snapToGrid w:val="0"/>
              <w:spacing w:after="120" w:line="276" w:lineRule="auto"/>
              <w:rPr>
                <w:b w:val="0"/>
                <w:sz w:val="20"/>
                <w:szCs w:val="20"/>
              </w:rPr>
            </w:pPr>
            <w:bookmarkStart w:name="_Hlk146872204" w:id="1"/>
            <w:r w:rsidRPr="00B8516C">
              <w:rPr>
                <w:b w:val="0"/>
                <w:sz w:val="20"/>
                <w:szCs w:val="20"/>
              </w:rPr>
              <w:t xml:space="preserve">Entendimiento estratégico de la </w:t>
            </w:r>
            <w:r w:rsidRPr="00B8516C" w:rsidR="0086353E">
              <w:rPr>
                <w:b w:val="0"/>
                <w:sz w:val="20"/>
                <w:szCs w:val="20"/>
              </w:rPr>
              <w:t>arquitectura empresarial</w:t>
            </w:r>
            <w:bookmarkEnd w:id="1"/>
          </w:p>
        </w:tc>
      </w:tr>
      <w:tr w:rsidRPr="00904AA5" w:rsidR="0059034F" w14:paraId="2C106A43" w14:textId="77777777">
        <w:trPr>
          <w:trHeight w:val="340"/>
        </w:trPr>
        <w:tc>
          <w:tcPr>
            <w:tcW w:w="3397" w:type="dxa"/>
            <w:vAlign w:val="center"/>
          </w:tcPr>
          <w:p w:rsidRPr="00904AA5" w:rsidR="0059034F" w:rsidP="00B8516C" w:rsidRDefault="00D55C84" w14:paraId="687F8449" w14:textId="77777777">
            <w:pPr>
              <w:snapToGrid w:val="0"/>
              <w:spacing w:after="120" w:line="276" w:lineRule="auto"/>
              <w:rPr>
                <w:sz w:val="20"/>
                <w:szCs w:val="20"/>
              </w:rPr>
            </w:pPr>
            <w:r w:rsidRPr="00904AA5">
              <w:rPr>
                <w:sz w:val="20"/>
                <w:szCs w:val="20"/>
              </w:rPr>
              <w:t>BREVE DESCRIPCIÓN</w:t>
            </w:r>
          </w:p>
        </w:tc>
        <w:tc>
          <w:tcPr>
            <w:tcW w:w="6565" w:type="dxa"/>
            <w:vAlign w:val="center"/>
          </w:tcPr>
          <w:p w:rsidRPr="00EB1879" w:rsidR="00B769BE" w:rsidP="000B6E69" w:rsidRDefault="00A65CF4" w14:paraId="7F02DE20" w14:textId="2D3C1218">
            <w:pPr>
              <w:snapToGrid w:val="0"/>
              <w:spacing w:after="120" w:line="276" w:lineRule="auto"/>
              <w:jc w:val="both"/>
              <w:rPr>
                <w:b w:val="0"/>
                <w:sz w:val="20"/>
                <w:szCs w:val="20"/>
              </w:rPr>
            </w:pPr>
            <w:r w:rsidRPr="00B8516C">
              <w:rPr>
                <w:b w:val="0"/>
                <w:sz w:val="20"/>
                <w:szCs w:val="20"/>
              </w:rPr>
              <w:t>E</w:t>
            </w:r>
            <w:r w:rsidR="000B6E69">
              <w:rPr>
                <w:b w:val="0"/>
                <w:sz w:val="20"/>
                <w:szCs w:val="20"/>
              </w:rPr>
              <w:t>ste</w:t>
            </w:r>
            <w:r w:rsidRPr="00B8516C">
              <w:rPr>
                <w:b w:val="0"/>
                <w:sz w:val="20"/>
                <w:szCs w:val="20"/>
              </w:rPr>
              <w:t xml:space="preserve"> componente formativo describe </w:t>
            </w:r>
            <w:r w:rsidRPr="00B8516C" w:rsidR="00410CB4">
              <w:rPr>
                <w:b w:val="0"/>
                <w:sz w:val="20"/>
                <w:szCs w:val="20"/>
              </w:rPr>
              <w:t xml:space="preserve">los </w:t>
            </w:r>
            <w:r w:rsidR="00B147CE">
              <w:rPr>
                <w:b w:val="0"/>
                <w:sz w:val="20"/>
                <w:szCs w:val="20"/>
              </w:rPr>
              <w:t>elementos</w:t>
            </w:r>
            <w:r w:rsidRPr="00B8516C" w:rsidR="00B147CE">
              <w:rPr>
                <w:b w:val="0"/>
                <w:sz w:val="20"/>
                <w:szCs w:val="20"/>
              </w:rPr>
              <w:t xml:space="preserve"> </w:t>
            </w:r>
            <w:r w:rsidRPr="00B8516C" w:rsidR="00410CB4">
              <w:rPr>
                <w:b w:val="0"/>
                <w:sz w:val="20"/>
                <w:szCs w:val="20"/>
              </w:rPr>
              <w:t>que se deben considerar para</w:t>
            </w:r>
            <w:r w:rsidRPr="00B8516C" w:rsidR="00B769BE">
              <w:rPr>
                <w:b w:val="0"/>
                <w:sz w:val="20"/>
                <w:szCs w:val="20"/>
              </w:rPr>
              <w:t xml:space="preserve"> crear una </w:t>
            </w:r>
            <w:r w:rsidRPr="00B8516C" w:rsidR="00410CB4">
              <w:rPr>
                <w:b w:val="0"/>
                <w:sz w:val="20"/>
                <w:szCs w:val="20"/>
              </w:rPr>
              <w:t xml:space="preserve">adecuada </w:t>
            </w:r>
            <w:r w:rsidRPr="00B8516C" w:rsidR="000B6E69">
              <w:rPr>
                <w:b w:val="0"/>
                <w:sz w:val="20"/>
                <w:szCs w:val="20"/>
              </w:rPr>
              <w:t xml:space="preserve">Arquitectura Empresarial </w:t>
            </w:r>
            <w:r w:rsidRPr="00B8516C" w:rsidR="00D7086B">
              <w:rPr>
                <w:b w:val="0"/>
                <w:sz w:val="20"/>
                <w:szCs w:val="20"/>
              </w:rPr>
              <w:t>(</w:t>
            </w:r>
            <w:r w:rsidRPr="00B8516C" w:rsidR="00B769BE">
              <w:rPr>
                <w:b w:val="0"/>
                <w:sz w:val="20"/>
                <w:szCs w:val="20"/>
              </w:rPr>
              <w:t>AE</w:t>
            </w:r>
            <w:r w:rsidRPr="00B8516C" w:rsidR="00410CB4">
              <w:rPr>
                <w:b w:val="0"/>
                <w:sz w:val="20"/>
                <w:szCs w:val="20"/>
              </w:rPr>
              <w:t>)</w:t>
            </w:r>
            <w:r w:rsidRPr="00B8516C" w:rsidR="00B769BE">
              <w:rPr>
                <w:b w:val="0"/>
                <w:sz w:val="20"/>
                <w:szCs w:val="20"/>
              </w:rPr>
              <w:t xml:space="preserve">, </w:t>
            </w:r>
            <w:r w:rsidRPr="00B8516C" w:rsidR="00410CB4">
              <w:rPr>
                <w:b w:val="0"/>
                <w:sz w:val="20"/>
                <w:szCs w:val="20"/>
              </w:rPr>
              <w:t xml:space="preserve">contemplando desde </w:t>
            </w:r>
            <w:r w:rsidRPr="00B8516C" w:rsidR="00B769BE">
              <w:rPr>
                <w:b w:val="0"/>
                <w:sz w:val="20"/>
                <w:szCs w:val="20"/>
              </w:rPr>
              <w:t xml:space="preserve">los lineamientos </w:t>
            </w:r>
            <w:r w:rsidRPr="00B8516C" w:rsidR="00410CB4">
              <w:rPr>
                <w:b w:val="0"/>
                <w:sz w:val="20"/>
                <w:szCs w:val="20"/>
              </w:rPr>
              <w:t>básicos</w:t>
            </w:r>
            <w:r w:rsidRPr="00B8516C" w:rsidR="00B769BE">
              <w:rPr>
                <w:b w:val="0"/>
                <w:sz w:val="20"/>
                <w:szCs w:val="20"/>
              </w:rPr>
              <w:t xml:space="preserve"> hasta la implementación de las tecnologías</w:t>
            </w:r>
            <w:r w:rsidRPr="00B8516C" w:rsidR="00410CB4">
              <w:rPr>
                <w:b w:val="0"/>
                <w:sz w:val="20"/>
                <w:szCs w:val="20"/>
              </w:rPr>
              <w:t>,</w:t>
            </w:r>
            <w:r w:rsidRPr="00B8516C" w:rsidR="00B769BE">
              <w:rPr>
                <w:b w:val="0"/>
                <w:sz w:val="20"/>
                <w:szCs w:val="20"/>
              </w:rPr>
              <w:t xml:space="preserve"> según la normativa </w:t>
            </w:r>
            <w:r w:rsidRPr="00B8516C" w:rsidR="00A80EBA">
              <w:rPr>
                <w:b w:val="0"/>
                <w:sz w:val="20"/>
                <w:szCs w:val="20"/>
              </w:rPr>
              <w:t xml:space="preserve">del gobierno </w:t>
            </w:r>
            <w:r w:rsidR="000B6E69">
              <w:rPr>
                <w:b w:val="0"/>
                <w:sz w:val="20"/>
                <w:szCs w:val="20"/>
              </w:rPr>
              <w:t xml:space="preserve">relacionada con </w:t>
            </w:r>
            <w:r w:rsidRPr="00B8516C" w:rsidR="00B147CE">
              <w:rPr>
                <w:b w:val="0"/>
                <w:sz w:val="20"/>
                <w:szCs w:val="20"/>
              </w:rPr>
              <w:t>e</w:t>
            </w:r>
            <w:r w:rsidR="000B6E69">
              <w:rPr>
                <w:b w:val="0"/>
                <w:sz w:val="20"/>
                <w:szCs w:val="20"/>
              </w:rPr>
              <w:t>l</w:t>
            </w:r>
            <w:r w:rsidRPr="00B8516C" w:rsidR="00B147CE">
              <w:rPr>
                <w:b w:val="0"/>
                <w:sz w:val="20"/>
                <w:szCs w:val="20"/>
              </w:rPr>
              <w:t xml:space="preserve"> riesgo </w:t>
            </w:r>
            <w:r w:rsidRPr="00B8516C" w:rsidR="00B769BE">
              <w:rPr>
                <w:b w:val="0"/>
                <w:sz w:val="20"/>
                <w:szCs w:val="20"/>
              </w:rPr>
              <w:t xml:space="preserve">y </w:t>
            </w:r>
            <w:r w:rsidR="00B147CE">
              <w:rPr>
                <w:b w:val="0"/>
                <w:sz w:val="20"/>
                <w:szCs w:val="20"/>
              </w:rPr>
              <w:t xml:space="preserve">su </w:t>
            </w:r>
            <w:r w:rsidRPr="00B8516C" w:rsidR="00B769BE">
              <w:rPr>
                <w:b w:val="0"/>
                <w:sz w:val="20"/>
                <w:szCs w:val="20"/>
              </w:rPr>
              <w:t>cumplimiento.</w:t>
            </w:r>
          </w:p>
        </w:tc>
      </w:tr>
      <w:tr w:rsidRPr="00904AA5" w:rsidR="00127F7C" w14:paraId="5C9A440B" w14:textId="77777777">
        <w:trPr>
          <w:trHeight w:val="340"/>
        </w:trPr>
        <w:tc>
          <w:tcPr>
            <w:tcW w:w="3397" w:type="dxa"/>
            <w:vAlign w:val="center"/>
          </w:tcPr>
          <w:p w:rsidRPr="00881375" w:rsidR="0059034F" w:rsidP="00B8516C" w:rsidRDefault="00D55C84" w14:paraId="0CC950E7" w14:textId="77777777">
            <w:pPr>
              <w:snapToGrid w:val="0"/>
              <w:spacing w:after="120" w:line="276" w:lineRule="auto"/>
              <w:rPr>
                <w:bCs/>
                <w:sz w:val="20"/>
                <w:szCs w:val="20"/>
              </w:rPr>
            </w:pPr>
            <w:r w:rsidRPr="000650FA">
              <w:rPr>
                <w:bCs/>
                <w:sz w:val="20"/>
                <w:szCs w:val="20"/>
              </w:rPr>
              <w:t>PALABRAS CLAVE</w:t>
            </w:r>
          </w:p>
        </w:tc>
        <w:tc>
          <w:tcPr>
            <w:tcW w:w="6565" w:type="dxa"/>
            <w:vAlign w:val="center"/>
          </w:tcPr>
          <w:p w:rsidRPr="00EB1879" w:rsidR="0059034F" w:rsidP="002316A1" w:rsidRDefault="0086353E" w14:paraId="2231691D" w14:textId="2EC0535E">
            <w:pPr>
              <w:snapToGrid w:val="0"/>
              <w:spacing w:after="120" w:line="276" w:lineRule="auto"/>
              <w:rPr>
                <w:b w:val="0"/>
                <w:sz w:val="20"/>
                <w:szCs w:val="20"/>
              </w:rPr>
            </w:pPr>
            <w:r w:rsidRPr="00EB1879">
              <w:rPr>
                <w:b w:val="0"/>
                <w:sz w:val="20"/>
                <w:szCs w:val="20"/>
              </w:rPr>
              <w:t>A</w:t>
            </w:r>
            <w:r w:rsidRPr="00EB1879" w:rsidR="00B769BE">
              <w:rPr>
                <w:b w:val="0"/>
                <w:sz w:val="20"/>
                <w:szCs w:val="20"/>
              </w:rPr>
              <w:t xml:space="preserve">rquitectura, </w:t>
            </w:r>
            <w:r w:rsidRPr="00EB1879" w:rsidR="002316A1">
              <w:rPr>
                <w:b w:val="0"/>
                <w:sz w:val="20"/>
                <w:szCs w:val="20"/>
              </w:rPr>
              <w:t>catálogo</w:t>
            </w:r>
            <w:r w:rsidR="000B6E69">
              <w:rPr>
                <w:b w:val="0"/>
                <w:sz w:val="20"/>
                <w:szCs w:val="20"/>
              </w:rPr>
              <w:t>,</w:t>
            </w:r>
            <w:r w:rsidRPr="00EB1879" w:rsidR="002316A1">
              <w:rPr>
                <w:b w:val="0"/>
                <w:sz w:val="20"/>
                <w:szCs w:val="20"/>
              </w:rPr>
              <w:t xml:space="preserve"> </w:t>
            </w:r>
            <w:r w:rsidRPr="00EB1879" w:rsidR="00410CB4">
              <w:rPr>
                <w:b w:val="0"/>
                <w:sz w:val="20"/>
                <w:szCs w:val="20"/>
              </w:rPr>
              <w:t>t</w:t>
            </w:r>
            <w:r w:rsidRPr="00EB1879" w:rsidR="00B769BE">
              <w:rPr>
                <w:b w:val="0"/>
                <w:sz w:val="20"/>
                <w:szCs w:val="20"/>
              </w:rPr>
              <w:t>ecnología, ITIL</w:t>
            </w:r>
            <w:ins w:author="María Inés Machado López" w:date="2023-11-11T08:52:00Z" w:id="2">
              <w:r w:rsidR="002316A1">
                <w:rPr>
                  <w:b w:val="0"/>
                  <w:sz w:val="20"/>
                  <w:szCs w:val="20"/>
                </w:rPr>
                <w:t xml:space="preserve">, </w:t>
              </w:r>
            </w:ins>
            <w:r w:rsidRPr="00B8516C" w:rsidR="00410CB4">
              <w:rPr>
                <w:b w:val="0"/>
                <w:sz w:val="20"/>
                <w:szCs w:val="20"/>
              </w:rPr>
              <w:t>s</w:t>
            </w:r>
            <w:r w:rsidRPr="00B8516C" w:rsidR="00B769BE">
              <w:rPr>
                <w:b w:val="0"/>
                <w:sz w:val="20"/>
                <w:szCs w:val="20"/>
              </w:rPr>
              <w:t>ervicios</w:t>
            </w:r>
            <w:r w:rsidRPr="00EB1879">
              <w:rPr>
                <w:b w:val="0"/>
                <w:sz w:val="20"/>
                <w:szCs w:val="20"/>
              </w:rPr>
              <w:t>.</w:t>
            </w:r>
          </w:p>
        </w:tc>
      </w:tr>
    </w:tbl>
    <w:p w:rsidRPr="00904AA5" w:rsidR="0059034F" w:rsidP="00B8516C" w:rsidRDefault="0059034F" w14:paraId="253130EA" w14:textId="77777777">
      <w:pPr>
        <w:snapToGrid w:val="0"/>
        <w:spacing w:after="120"/>
        <w:rPr>
          <w:bCs/>
          <w:sz w:val="20"/>
          <w:szCs w:val="20"/>
        </w:rPr>
      </w:pPr>
    </w:p>
    <w:tbl>
      <w:tblPr>
        <w:tblStyle w:val="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904AA5" w:rsidR="0059034F" w14:paraId="23CE4AF5" w14:textId="77777777">
        <w:trPr>
          <w:trHeight w:val="340"/>
        </w:trPr>
        <w:tc>
          <w:tcPr>
            <w:tcW w:w="3397" w:type="dxa"/>
            <w:vAlign w:val="center"/>
          </w:tcPr>
          <w:p w:rsidRPr="0086353E" w:rsidR="0059034F" w:rsidP="00B8516C" w:rsidRDefault="00D55C84" w14:paraId="6B2E4F75" w14:textId="77777777">
            <w:pPr>
              <w:snapToGrid w:val="0"/>
              <w:spacing w:after="120" w:line="276" w:lineRule="auto"/>
              <w:rPr>
                <w:sz w:val="20"/>
                <w:szCs w:val="20"/>
              </w:rPr>
            </w:pPr>
            <w:r w:rsidRPr="00904AA5">
              <w:rPr>
                <w:sz w:val="20"/>
                <w:szCs w:val="20"/>
              </w:rPr>
              <w:t>ÁREA OCUPACIONAL</w:t>
            </w:r>
          </w:p>
        </w:tc>
        <w:tc>
          <w:tcPr>
            <w:tcW w:w="6565" w:type="dxa"/>
            <w:vAlign w:val="center"/>
          </w:tcPr>
          <w:p w:rsidRPr="000B6E69" w:rsidR="0059034F" w:rsidP="000B6E69" w:rsidRDefault="000B6E69" w14:paraId="4D49D071" w14:textId="4BBF1B76">
            <w:pPr>
              <w:snapToGrid w:val="0"/>
              <w:spacing w:after="120" w:line="276" w:lineRule="auto"/>
              <w:rPr>
                <w:b w:val="0"/>
                <w:sz w:val="20"/>
                <w:szCs w:val="20"/>
              </w:rPr>
            </w:pPr>
            <w:r w:rsidRPr="000B6E69">
              <w:rPr>
                <w:b w:val="0"/>
                <w:sz w:val="20"/>
                <w:szCs w:val="20"/>
              </w:rPr>
              <w:t>FINANZAS Y ADMINISTRACIÓN</w:t>
            </w:r>
          </w:p>
        </w:tc>
      </w:tr>
      <w:tr w:rsidRPr="00904AA5" w:rsidR="0059034F" w14:paraId="4D20D257" w14:textId="77777777">
        <w:trPr>
          <w:trHeight w:val="465"/>
        </w:trPr>
        <w:tc>
          <w:tcPr>
            <w:tcW w:w="3397" w:type="dxa"/>
            <w:vAlign w:val="center"/>
          </w:tcPr>
          <w:p w:rsidRPr="00904AA5" w:rsidR="0059034F" w:rsidP="00B8516C" w:rsidRDefault="00D55C84" w14:paraId="3C1E4C8E" w14:textId="77777777">
            <w:pPr>
              <w:snapToGrid w:val="0"/>
              <w:spacing w:after="120" w:line="276" w:lineRule="auto"/>
              <w:rPr>
                <w:sz w:val="20"/>
                <w:szCs w:val="20"/>
              </w:rPr>
            </w:pPr>
            <w:r w:rsidRPr="00904AA5">
              <w:rPr>
                <w:sz w:val="20"/>
                <w:szCs w:val="20"/>
              </w:rPr>
              <w:t>IDIOMA</w:t>
            </w:r>
          </w:p>
        </w:tc>
        <w:tc>
          <w:tcPr>
            <w:tcW w:w="6565" w:type="dxa"/>
            <w:vAlign w:val="center"/>
          </w:tcPr>
          <w:p w:rsidRPr="00881375" w:rsidR="0059034F" w:rsidP="00B8516C" w:rsidRDefault="00A65CF4" w14:paraId="716BBC39" w14:textId="3C8F4983">
            <w:pPr>
              <w:snapToGrid w:val="0"/>
              <w:spacing w:after="120" w:line="276" w:lineRule="auto"/>
              <w:rPr>
                <w:b w:val="0"/>
                <w:sz w:val="20"/>
                <w:szCs w:val="20"/>
              </w:rPr>
            </w:pPr>
            <w:r w:rsidRPr="000650FA">
              <w:rPr>
                <w:sz w:val="20"/>
                <w:szCs w:val="20"/>
              </w:rPr>
              <w:t>Español</w:t>
            </w:r>
          </w:p>
        </w:tc>
      </w:tr>
    </w:tbl>
    <w:p w:rsidRPr="00904AA5" w:rsidR="0059034F" w:rsidP="00B8516C" w:rsidRDefault="0059034F" w14:paraId="7F32225A" w14:textId="77777777">
      <w:pPr>
        <w:snapToGrid w:val="0"/>
        <w:spacing w:after="120"/>
        <w:rPr>
          <w:sz w:val="20"/>
          <w:szCs w:val="20"/>
        </w:rPr>
      </w:pPr>
    </w:p>
    <w:p w:rsidRPr="002316A1" w:rsidR="0059034F" w:rsidP="00BA059C" w:rsidRDefault="00D55C84" w14:paraId="7925B1CB" w14:textId="1CC1F60E">
      <w:pPr>
        <w:pStyle w:val="Prrafodelista"/>
        <w:numPr>
          <w:ilvl w:val="0"/>
          <w:numId w:val="8"/>
        </w:numPr>
        <w:pBdr>
          <w:top w:val="nil"/>
          <w:left w:val="nil"/>
          <w:bottom w:val="nil"/>
          <w:right w:val="nil"/>
          <w:between w:val="nil"/>
        </w:pBdr>
        <w:snapToGrid w:val="0"/>
        <w:spacing w:after="120"/>
        <w:jc w:val="both"/>
        <w:rPr>
          <w:b/>
          <w:color w:val="000000"/>
          <w:sz w:val="20"/>
          <w:szCs w:val="20"/>
        </w:rPr>
      </w:pPr>
      <w:r w:rsidRPr="002316A1">
        <w:rPr>
          <w:b/>
          <w:color w:val="000000"/>
          <w:sz w:val="20"/>
          <w:szCs w:val="20"/>
        </w:rPr>
        <w:t>TABLA DE CONTENIDOS</w:t>
      </w:r>
    </w:p>
    <w:p w:rsidRPr="0086353E" w:rsidR="0059034F" w:rsidP="00B8516C" w:rsidRDefault="0059034F" w14:paraId="3622B042" w14:textId="77777777">
      <w:pPr>
        <w:snapToGrid w:val="0"/>
        <w:spacing w:after="120"/>
        <w:rPr>
          <w:b/>
          <w:sz w:val="20"/>
          <w:szCs w:val="20"/>
        </w:rPr>
      </w:pPr>
    </w:p>
    <w:p w:rsidR="0059034F" w:rsidP="000B6E69" w:rsidRDefault="00D55C84" w14:paraId="3E0B0F39" w14:textId="54D2AB96">
      <w:pPr>
        <w:snapToGrid w:val="0"/>
        <w:rPr>
          <w:b/>
          <w:bCs/>
          <w:sz w:val="20"/>
          <w:szCs w:val="20"/>
        </w:rPr>
      </w:pPr>
      <w:r w:rsidRPr="00B8516C">
        <w:rPr>
          <w:b/>
          <w:bCs/>
          <w:sz w:val="20"/>
          <w:szCs w:val="20"/>
        </w:rPr>
        <w:t>Introducción</w:t>
      </w:r>
    </w:p>
    <w:p w:rsidRPr="00B8516C" w:rsidR="000B6E69" w:rsidP="000B6E69" w:rsidRDefault="000B6E69" w14:paraId="310D77FA" w14:textId="77777777">
      <w:pPr>
        <w:snapToGrid w:val="0"/>
        <w:rPr>
          <w:b/>
          <w:bCs/>
          <w:sz w:val="20"/>
          <w:szCs w:val="20"/>
        </w:rPr>
      </w:pPr>
    </w:p>
    <w:p w:rsidRPr="00B8516C" w:rsidR="002D50A4" w:rsidP="000B6E69" w:rsidRDefault="002D50A4" w14:paraId="6D9772B6" w14:textId="361AAC13">
      <w:pPr>
        <w:pBdr>
          <w:top w:val="nil"/>
          <w:left w:val="nil"/>
          <w:bottom w:val="nil"/>
          <w:right w:val="nil"/>
          <w:between w:val="nil"/>
        </w:pBdr>
        <w:snapToGrid w:val="0"/>
        <w:rPr>
          <w:b/>
          <w:bCs/>
          <w:sz w:val="20"/>
          <w:szCs w:val="20"/>
        </w:rPr>
      </w:pPr>
      <w:r w:rsidRPr="00B8516C">
        <w:rPr>
          <w:b/>
          <w:bCs/>
          <w:sz w:val="20"/>
          <w:szCs w:val="20"/>
        </w:rPr>
        <w:t xml:space="preserve">1. Identificación de las necesidades tecnológicas en la </w:t>
      </w:r>
      <w:r w:rsidR="00A80EBA">
        <w:rPr>
          <w:b/>
          <w:bCs/>
          <w:sz w:val="20"/>
          <w:szCs w:val="20"/>
        </w:rPr>
        <w:t>a</w:t>
      </w:r>
      <w:r w:rsidRPr="00B8516C" w:rsidR="00A80EBA">
        <w:rPr>
          <w:b/>
          <w:bCs/>
          <w:sz w:val="20"/>
          <w:szCs w:val="20"/>
        </w:rPr>
        <w:t xml:space="preserve">rquitectura </w:t>
      </w:r>
      <w:r w:rsidR="00A80EBA">
        <w:rPr>
          <w:b/>
          <w:bCs/>
          <w:sz w:val="20"/>
          <w:szCs w:val="20"/>
        </w:rPr>
        <w:t>e</w:t>
      </w:r>
      <w:r w:rsidRPr="00B8516C" w:rsidR="00A80EBA">
        <w:rPr>
          <w:b/>
          <w:bCs/>
          <w:sz w:val="20"/>
          <w:szCs w:val="20"/>
        </w:rPr>
        <w:t>mpresarial</w:t>
      </w:r>
      <w:r w:rsidR="00A80EBA">
        <w:rPr>
          <w:b/>
          <w:bCs/>
          <w:sz w:val="20"/>
          <w:szCs w:val="20"/>
        </w:rPr>
        <w:t xml:space="preserve"> (AE)</w:t>
      </w:r>
    </w:p>
    <w:p w:rsidRPr="00904AA5" w:rsidR="002D50A4" w:rsidP="000B6E69" w:rsidRDefault="002D50A4" w14:paraId="6618AF45" w14:textId="77777777">
      <w:pPr>
        <w:pBdr>
          <w:top w:val="nil"/>
          <w:left w:val="nil"/>
          <w:bottom w:val="nil"/>
          <w:right w:val="nil"/>
          <w:between w:val="nil"/>
        </w:pBdr>
        <w:snapToGrid w:val="0"/>
        <w:rPr>
          <w:sz w:val="20"/>
          <w:szCs w:val="20"/>
        </w:rPr>
      </w:pPr>
      <w:r w:rsidRPr="00904AA5">
        <w:rPr>
          <w:sz w:val="20"/>
          <w:szCs w:val="20"/>
        </w:rPr>
        <w:t xml:space="preserve">1.1. Gestión de requerimientos tecnológicos </w:t>
      </w:r>
    </w:p>
    <w:p w:rsidR="002D50A4" w:rsidP="000B6E69" w:rsidRDefault="002D50A4" w14:paraId="5C08CD58" w14:textId="2A8207D2">
      <w:pPr>
        <w:pBdr>
          <w:top w:val="nil"/>
          <w:left w:val="nil"/>
          <w:bottom w:val="nil"/>
          <w:right w:val="nil"/>
          <w:between w:val="nil"/>
        </w:pBdr>
        <w:snapToGrid w:val="0"/>
        <w:rPr>
          <w:i/>
          <w:iCs/>
          <w:sz w:val="20"/>
          <w:szCs w:val="20"/>
        </w:rPr>
      </w:pPr>
      <w:r w:rsidRPr="00904AA5">
        <w:rPr>
          <w:sz w:val="20"/>
          <w:szCs w:val="20"/>
        </w:rPr>
        <w:t xml:space="preserve">1.2.  Análisis de requerimientos de </w:t>
      </w:r>
      <w:r w:rsidRPr="00B8516C">
        <w:rPr>
          <w:i/>
          <w:iCs/>
          <w:sz w:val="20"/>
          <w:szCs w:val="20"/>
        </w:rPr>
        <w:t>software</w:t>
      </w:r>
    </w:p>
    <w:p w:rsidRPr="0086353E" w:rsidR="00A80EBA" w:rsidP="000B6E69" w:rsidRDefault="00A80EBA" w14:paraId="5972C753" w14:textId="77777777">
      <w:pPr>
        <w:pBdr>
          <w:top w:val="nil"/>
          <w:left w:val="nil"/>
          <w:bottom w:val="nil"/>
          <w:right w:val="nil"/>
          <w:between w:val="nil"/>
        </w:pBdr>
        <w:snapToGrid w:val="0"/>
        <w:rPr>
          <w:sz w:val="20"/>
          <w:szCs w:val="20"/>
        </w:rPr>
      </w:pPr>
    </w:p>
    <w:p w:rsidRPr="0086353E" w:rsidR="002D50A4" w:rsidP="000B6E69" w:rsidRDefault="002D50A4" w14:paraId="7D06CDE5" w14:textId="44B47B01">
      <w:pPr>
        <w:pBdr>
          <w:top w:val="nil"/>
          <w:left w:val="nil"/>
          <w:bottom w:val="nil"/>
          <w:right w:val="nil"/>
          <w:between w:val="nil"/>
        </w:pBdr>
        <w:snapToGrid w:val="0"/>
        <w:rPr>
          <w:b/>
          <w:bCs/>
          <w:sz w:val="20"/>
          <w:szCs w:val="20"/>
        </w:rPr>
      </w:pPr>
      <w:r w:rsidRPr="00B8516C">
        <w:rPr>
          <w:b/>
          <w:bCs/>
          <w:sz w:val="20"/>
          <w:szCs w:val="20"/>
        </w:rPr>
        <w:t xml:space="preserve">2. Requerimientos tecnológicos en el marco de la </w:t>
      </w:r>
      <w:r w:rsidRPr="00B8516C" w:rsidR="00A80EBA">
        <w:rPr>
          <w:b/>
          <w:bCs/>
          <w:sz w:val="20"/>
          <w:szCs w:val="20"/>
        </w:rPr>
        <w:t>arquitectura empresarial y del gobierno de riesgo y cumplimiento</w:t>
      </w:r>
    </w:p>
    <w:p w:rsidR="00A31659" w:rsidP="000B6E69" w:rsidRDefault="00A31659" w14:paraId="409660E7" w14:textId="2355924C">
      <w:pPr>
        <w:pBdr>
          <w:top w:val="nil"/>
          <w:left w:val="nil"/>
          <w:bottom w:val="nil"/>
          <w:right w:val="nil"/>
          <w:between w:val="nil"/>
        </w:pBdr>
        <w:snapToGrid w:val="0"/>
        <w:rPr>
          <w:b/>
          <w:sz w:val="20"/>
          <w:szCs w:val="20"/>
        </w:rPr>
      </w:pPr>
    </w:p>
    <w:p w:rsidR="00A80EBA" w:rsidP="000B6E69" w:rsidRDefault="00A80EBA" w14:paraId="24DA2A9A" w14:textId="60A12A3D">
      <w:pPr>
        <w:pBdr>
          <w:top w:val="nil"/>
          <w:left w:val="nil"/>
          <w:bottom w:val="nil"/>
          <w:right w:val="nil"/>
          <w:between w:val="nil"/>
        </w:pBdr>
        <w:snapToGrid w:val="0"/>
        <w:rPr>
          <w:b/>
          <w:sz w:val="20"/>
          <w:szCs w:val="20"/>
        </w:rPr>
      </w:pPr>
    </w:p>
    <w:p w:rsidRPr="002316A1" w:rsidR="0059034F" w:rsidP="00BA059C" w:rsidRDefault="0017207A" w14:paraId="206E9BB6" w14:textId="4208EF82">
      <w:pPr>
        <w:pStyle w:val="Prrafodelista"/>
        <w:numPr>
          <w:ilvl w:val="0"/>
          <w:numId w:val="8"/>
        </w:numPr>
        <w:pBdr>
          <w:top w:val="nil"/>
          <w:left w:val="nil"/>
          <w:bottom w:val="nil"/>
          <w:right w:val="nil"/>
          <w:between w:val="nil"/>
        </w:pBdr>
        <w:snapToGrid w:val="0"/>
        <w:spacing w:after="120"/>
        <w:jc w:val="both"/>
        <w:rPr>
          <w:b/>
          <w:sz w:val="20"/>
          <w:szCs w:val="20"/>
        </w:rPr>
      </w:pPr>
      <w:r w:rsidRPr="00C55100">
        <w:rPr>
          <w:b/>
          <w:sz w:val="20"/>
          <w:szCs w:val="20"/>
        </w:rPr>
        <w:t>INTRODUCCIÓN</w:t>
      </w:r>
    </w:p>
    <w:p w:rsidRPr="0086353E" w:rsidR="00B45D70" w:rsidP="658C970A" w:rsidRDefault="00B45D70" w14:paraId="2D39235D" w14:textId="040F1D60">
      <w:pPr>
        <w:pBdr>
          <w:top w:val="nil" w:color="000000" w:sz="0" w:space="0"/>
          <w:left w:val="nil" w:color="000000" w:sz="0" w:space="0"/>
          <w:bottom w:val="nil" w:color="000000" w:sz="0" w:space="0"/>
          <w:right w:val="nil" w:color="000000" w:sz="0" w:space="0"/>
          <w:between w:val="nil" w:color="000000" w:sz="0" w:space="0"/>
        </w:pBdr>
        <w:snapToGrid w:val="0"/>
        <w:spacing w:after="120"/>
        <w:jc w:val="both"/>
        <w:rPr>
          <w:sz w:val="20"/>
          <w:szCs w:val="20"/>
        </w:rPr>
      </w:pPr>
      <w:r w:rsidRPr="658C970A" w:rsidR="00B45D70">
        <w:rPr>
          <w:sz w:val="20"/>
          <w:szCs w:val="20"/>
        </w:rPr>
        <w:t>Bienvenidos a</w:t>
      </w:r>
      <w:r w:rsidRPr="658C970A" w:rsidR="0017207A">
        <w:rPr>
          <w:sz w:val="20"/>
          <w:szCs w:val="20"/>
        </w:rPr>
        <w:t>l componente formativo</w:t>
      </w:r>
      <w:r w:rsidRPr="658C970A" w:rsidR="000B6E69">
        <w:rPr>
          <w:sz w:val="20"/>
          <w:szCs w:val="20"/>
        </w:rPr>
        <w:t xml:space="preserve"> relacionado con el</w:t>
      </w:r>
      <w:r w:rsidRPr="658C970A" w:rsidR="00B45D70">
        <w:rPr>
          <w:sz w:val="20"/>
          <w:szCs w:val="20"/>
        </w:rPr>
        <w:t xml:space="preserve"> </w:t>
      </w:r>
      <w:r w:rsidRPr="658C970A" w:rsidR="00B45D70">
        <w:rPr>
          <w:sz w:val="20"/>
          <w:szCs w:val="20"/>
        </w:rPr>
        <w:t xml:space="preserve">entendimiento estratégico de la </w:t>
      </w:r>
      <w:r w:rsidRPr="658C970A" w:rsidR="000B6E69">
        <w:rPr>
          <w:sz w:val="20"/>
          <w:szCs w:val="20"/>
        </w:rPr>
        <w:t>A</w:t>
      </w:r>
      <w:r w:rsidRPr="658C970A" w:rsidR="000B6E69">
        <w:rPr>
          <w:sz w:val="20"/>
          <w:szCs w:val="20"/>
        </w:rPr>
        <w:t xml:space="preserve">rquitectura </w:t>
      </w:r>
      <w:r w:rsidRPr="658C970A" w:rsidR="000B6E69">
        <w:rPr>
          <w:sz w:val="20"/>
          <w:szCs w:val="20"/>
        </w:rPr>
        <w:t>E</w:t>
      </w:r>
      <w:r w:rsidRPr="658C970A" w:rsidR="000B6E69">
        <w:rPr>
          <w:sz w:val="20"/>
          <w:szCs w:val="20"/>
        </w:rPr>
        <w:t>mpresarial</w:t>
      </w:r>
      <w:r w:rsidRPr="658C970A" w:rsidR="000B6E69">
        <w:rPr>
          <w:sz w:val="20"/>
          <w:szCs w:val="20"/>
        </w:rPr>
        <w:t xml:space="preserve"> (AE)</w:t>
      </w:r>
      <w:r w:rsidRPr="658C970A" w:rsidR="0017207A">
        <w:rPr>
          <w:sz w:val="20"/>
          <w:szCs w:val="20"/>
        </w:rPr>
        <w:t>,</w:t>
      </w:r>
      <w:r w:rsidRPr="658C970A" w:rsidR="00B45D70">
        <w:rPr>
          <w:sz w:val="20"/>
          <w:szCs w:val="20"/>
        </w:rPr>
        <w:t xml:space="preserve"> </w:t>
      </w:r>
      <w:r w:rsidRPr="658C970A" w:rsidR="007D5154">
        <w:rPr>
          <w:sz w:val="20"/>
          <w:szCs w:val="20"/>
        </w:rPr>
        <w:t xml:space="preserve">en el </w:t>
      </w:r>
      <w:r w:rsidRPr="658C970A" w:rsidR="62FAF26C">
        <w:rPr>
          <w:sz w:val="20"/>
          <w:szCs w:val="20"/>
        </w:rPr>
        <w:t>cual</w:t>
      </w:r>
      <w:r w:rsidRPr="658C970A" w:rsidR="007D5154">
        <w:rPr>
          <w:sz w:val="20"/>
          <w:szCs w:val="20"/>
        </w:rPr>
        <w:t xml:space="preserve"> se van a ver </w:t>
      </w:r>
      <w:r w:rsidRPr="658C970A" w:rsidR="00B45D70">
        <w:rPr>
          <w:sz w:val="20"/>
          <w:szCs w:val="20"/>
        </w:rPr>
        <w:t xml:space="preserve">aspectos </w:t>
      </w:r>
      <w:r w:rsidRPr="658C970A" w:rsidR="007D5154">
        <w:rPr>
          <w:sz w:val="20"/>
          <w:szCs w:val="20"/>
        </w:rPr>
        <w:t>importantes, como los siguientes</w:t>
      </w:r>
      <w:r w:rsidRPr="658C970A" w:rsidR="00B45D70">
        <w:rPr>
          <w:sz w:val="20"/>
          <w:szCs w:val="20"/>
        </w:rPr>
        <w:t>:</w:t>
      </w:r>
    </w:p>
    <w:p w:rsidRPr="00904AA5" w:rsidR="00943C9C" w:rsidP="00B8516C" w:rsidRDefault="00943C9C" w14:paraId="3010F4FA" w14:textId="43B29AC7">
      <w:pPr>
        <w:pBdr>
          <w:top w:val="nil"/>
          <w:left w:val="nil"/>
          <w:bottom w:val="nil"/>
          <w:right w:val="nil"/>
          <w:between w:val="nil"/>
        </w:pBdr>
        <w:snapToGrid w:val="0"/>
        <w:spacing w:after="120"/>
        <w:jc w:val="both"/>
        <w:rPr>
          <w:b/>
          <w:sz w:val="20"/>
          <w:szCs w:val="20"/>
        </w:rPr>
      </w:pPr>
      <w:r w:rsidRPr="00904AA5">
        <w:rPr>
          <w:b/>
          <w:noProof/>
          <w:sz w:val="20"/>
          <w:szCs w:val="20"/>
        </w:rPr>
        <w:lastRenderedPageBreak/>
        <mc:AlternateContent>
          <mc:Choice Requires="wps">
            <w:drawing>
              <wp:anchor distT="0" distB="0" distL="114300" distR="114300" simplePos="0" relativeHeight="251791360" behindDoc="0" locked="0" layoutInCell="1" allowOverlap="1" wp14:anchorId="29CDFB5A" wp14:editId="0ECE117D">
                <wp:simplePos x="0" y="0"/>
                <wp:positionH relativeFrom="column">
                  <wp:posOffset>-34290</wp:posOffset>
                </wp:positionH>
                <wp:positionV relativeFrom="paragraph">
                  <wp:posOffset>147320</wp:posOffset>
                </wp:positionV>
                <wp:extent cx="6343650" cy="609600"/>
                <wp:effectExtent l="57150" t="19050" r="76200" b="95250"/>
                <wp:wrapNone/>
                <wp:docPr id="3" name="Rectángulo 3"/>
                <wp:cNvGraphicFramePr/>
                <a:graphic xmlns:a="http://schemas.openxmlformats.org/drawingml/2006/main">
                  <a:graphicData uri="http://schemas.microsoft.com/office/word/2010/wordprocessingShape">
                    <wps:wsp>
                      <wps:cNvSpPr/>
                      <wps:spPr>
                        <a:xfrm>
                          <a:off x="0" y="0"/>
                          <a:ext cx="6343650" cy="60960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002316A1" w:rsidP="002975F3" w:rsidRDefault="002316A1" w14:paraId="2F534956" w14:textId="32898E8D">
                            <w:pPr>
                              <w:jc w:val="center"/>
                              <w:rPr>
                                <w:lang w:val="es-MX"/>
                              </w:rPr>
                            </w:pPr>
                            <w:r>
                              <w:rPr>
                                <w:lang w:val="es-MX"/>
                              </w:rPr>
                              <w:t>Video_Introducción</w:t>
                            </w:r>
                          </w:p>
                          <w:p w:rsidRPr="002975F3" w:rsidR="002316A1" w:rsidP="003E7BFE" w:rsidRDefault="002316A1" w14:paraId="622E8419" w14:textId="0F42B9F9">
                            <w:pPr>
                              <w:jc w:val="center"/>
                              <w:rPr>
                                <w:lang w:val="es-MX"/>
                              </w:rPr>
                            </w:pPr>
                            <w:r w:rsidRPr="003E7BFE">
                              <w:rPr>
                                <w:lang w:val="es-MX"/>
                              </w:rPr>
                              <w:t>CF07_01-Video-introducción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 style="position:absolute;left:0;text-align:left;margin-left:-2.7pt;margin-top:11.6pt;width:499.5pt;height:4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39a900" strokecolor="#4579b8 [3044]" w14:anchorId="29CDFB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">
                <v:shadow on="t" color="black" opacity="22937f" offset="0,.63889mm" origin=",.5"/>
                <v:textbox>
                  <w:txbxContent>
                    <w:p w:rsidR="002316A1" w:rsidP="002975F3" w:rsidRDefault="002316A1" w14:paraId="2F534956" w14:textId="32898E8D">
                      <w:pPr>
                        <w:jc w:val="center"/>
                        <w:rPr>
                          <w:lang w:val="es-MX"/>
                        </w:rPr>
                      </w:pPr>
                      <w:r>
                        <w:rPr>
                          <w:lang w:val="es-MX"/>
                        </w:rPr>
                        <w:t>Video_Introducción</w:t>
                      </w:r>
                    </w:p>
                    <w:p w:rsidRPr="002975F3" w:rsidR="002316A1" w:rsidP="003E7BFE" w:rsidRDefault="002316A1" w14:paraId="622E8419" w14:textId="0F42B9F9">
                      <w:pPr>
                        <w:jc w:val="center"/>
                        <w:rPr>
                          <w:lang w:val="es-MX"/>
                        </w:rPr>
                      </w:pPr>
                      <w:r w:rsidRPr="003E7BFE">
                        <w:rPr>
                          <w:lang w:val="es-MX"/>
                        </w:rPr>
                        <w:t>CF07_01-Video-introducción</w:t>
                      </w:r>
                    </w:p>
                  </w:txbxContent>
                </v:textbox>
              </v:rect>
            </w:pict>
          </mc:Fallback>
        </mc:AlternateContent>
      </w:r>
    </w:p>
    <w:p w:rsidRPr="00904AA5" w:rsidR="00943C9C" w:rsidP="00B8516C" w:rsidRDefault="00943C9C" w14:paraId="3F6AE3F7" w14:textId="02B86150">
      <w:pPr>
        <w:pBdr>
          <w:top w:val="nil"/>
          <w:left w:val="nil"/>
          <w:bottom w:val="nil"/>
          <w:right w:val="nil"/>
          <w:between w:val="nil"/>
        </w:pBdr>
        <w:snapToGrid w:val="0"/>
        <w:spacing w:after="120"/>
        <w:jc w:val="both"/>
        <w:rPr>
          <w:b/>
          <w:sz w:val="20"/>
          <w:szCs w:val="20"/>
        </w:rPr>
      </w:pPr>
    </w:p>
    <w:p w:rsidRPr="0086353E" w:rsidR="00943C9C" w:rsidP="00B8516C" w:rsidRDefault="00943C9C" w14:paraId="7679E0B9" w14:textId="3CAF0EEC">
      <w:pPr>
        <w:pBdr>
          <w:top w:val="nil"/>
          <w:left w:val="nil"/>
          <w:bottom w:val="nil"/>
          <w:right w:val="nil"/>
          <w:between w:val="nil"/>
        </w:pBdr>
        <w:snapToGrid w:val="0"/>
        <w:spacing w:after="120"/>
        <w:jc w:val="both"/>
        <w:rPr>
          <w:b/>
          <w:sz w:val="20"/>
          <w:szCs w:val="20"/>
        </w:rPr>
      </w:pPr>
    </w:p>
    <w:p w:rsidRPr="00904AA5" w:rsidR="00943C9C" w:rsidP="00B8516C" w:rsidRDefault="00943C9C" w14:paraId="22DC4BED" w14:textId="785994EB">
      <w:pPr>
        <w:pBdr>
          <w:top w:val="nil"/>
          <w:left w:val="nil"/>
          <w:bottom w:val="nil"/>
          <w:right w:val="nil"/>
          <w:between w:val="nil"/>
        </w:pBdr>
        <w:snapToGrid w:val="0"/>
        <w:spacing w:after="120"/>
        <w:jc w:val="both"/>
        <w:rPr>
          <w:b/>
          <w:sz w:val="20"/>
          <w:szCs w:val="20"/>
        </w:rPr>
      </w:pPr>
    </w:p>
    <w:p w:rsidRPr="002316A1" w:rsidR="00C668BE" w:rsidP="00BA059C" w:rsidRDefault="00C668BE" w14:paraId="790FC8C5" w14:textId="5127BD36">
      <w:pPr>
        <w:pStyle w:val="Prrafodelista"/>
        <w:numPr>
          <w:ilvl w:val="0"/>
          <w:numId w:val="8"/>
        </w:numPr>
        <w:pBdr>
          <w:top w:val="nil"/>
          <w:left w:val="nil"/>
          <w:bottom w:val="nil"/>
          <w:right w:val="nil"/>
          <w:between w:val="nil"/>
        </w:pBdr>
        <w:snapToGrid w:val="0"/>
        <w:spacing w:after="120"/>
        <w:jc w:val="both"/>
        <w:rPr>
          <w:b/>
          <w:color w:val="000000"/>
          <w:sz w:val="20"/>
          <w:szCs w:val="20"/>
        </w:rPr>
      </w:pPr>
      <w:r w:rsidRPr="002316A1">
        <w:rPr>
          <w:b/>
          <w:color w:val="000000"/>
          <w:sz w:val="20"/>
          <w:szCs w:val="20"/>
        </w:rPr>
        <w:t>DESARROLLO DE CONTENIDOS</w:t>
      </w:r>
    </w:p>
    <w:p w:rsidRPr="00904AA5" w:rsidR="00126B89" w:rsidP="00B8516C" w:rsidRDefault="00126B89" w14:paraId="2939462E" w14:textId="31B6384A">
      <w:pPr>
        <w:pBdr>
          <w:top w:val="nil"/>
          <w:left w:val="nil"/>
          <w:bottom w:val="nil"/>
          <w:right w:val="nil"/>
          <w:between w:val="nil"/>
        </w:pBdr>
        <w:snapToGrid w:val="0"/>
        <w:spacing w:after="120"/>
        <w:jc w:val="both"/>
        <w:rPr>
          <w:sz w:val="20"/>
          <w:szCs w:val="20"/>
        </w:rPr>
      </w:pPr>
    </w:p>
    <w:p w:rsidRPr="00904AA5" w:rsidR="00423A1A" w:rsidP="00B8516C" w:rsidRDefault="00423A1A" w14:paraId="0E461592" w14:textId="35C3494D">
      <w:pPr>
        <w:pBdr>
          <w:top w:val="nil"/>
          <w:left w:val="nil"/>
          <w:bottom w:val="nil"/>
          <w:right w:val="nil"/>
          <w:between w:val="nil"/>
        </w:pBdr>
        <w:snapToGrid w:val="0"/>
        <w:spacing w:after="120"/>
        <w:rPr>
          <w:b/>
          <w:color w:val="000000"/>
          <w:sz w:val="20"/>
          <w:szCs w:val="20"/>
        </w:rPr>
      </w:pPr>
      <w:r w:rsidRPr="00904AA5">
        <w:rPr>
          <w:b/>
          <w:color w:val="000000"/>
          <w:sz w:val="20"/>
          <w:szCs w:val="20"/>
        </w:rPr>
        <w:t xml:space="preserve">1. Identificación de las necesidades tecnológicas en la </w:t>
      </w:r>
      <w:r w:rsidRPr="00904AA5" w:rsidR="00277E0B">
        <w:rPr>
          <w:b/>
          <w:color w:val="000000"/>
          <w:sz w:val="20"/>
          <w:szCs w:val="20"/>
        </w:rPr>
        <w:t>Arquitectura Empresarial</w:t>
      </w:r>
      <w:r w:rsidR="00277E0B">
        <w:rPr>
          <w:b/>
          <w:color w:val="000000"/>
          <w:sz w:val="20"/>
          <w:szCs w:val="20"/>
        </w:rPr>
        <w:t xml:space="preserve"> </w:t>
      </w:r>
      <w:r w:rsidR="00494FBE">
        <w:rPr>
          <w:b/>
          <w:color w:val="000000"/>
          <w:sz w:val="20"/>
          <w:szCs w:val="20"/>
        </w:rPr>
        <w:t>(AE)</w:t>
      </w:r>
    </w:p>
    <w:p w:rsidR="003B360C" w:rsidP="00B8516C" w:rsidRDefault="003B360C" w14:paraId="17A9C333" w14:textId="77777777">
      <w:pPr>
        <w:pBdr>
          <w:top w:val="nil"/>
          <w:left w:val="nil"/>
          <w:bottom w:val="nil"/>
          <w:right w:val="nil"/>
          <w:between w:val="nil"/>
        </w:pBdr>
        <w:snapToGrid w:val="0"/>
        <w:spacing w:after="120"/>
        <w:jc w:val="both"/>
        <w:rPr>
          <w:bCs/>
          <w:color w:val="000000"/>
          <w:sz w:val="20"/>
          <w:szCs w:val="20"/>
        </w:rPr>
      </w:pPr>
    </w:p>
    <w:p w:rsidR="002F471F" w:rsidP="00277E0B" w:rsidRDefault="002F471F" w14:paraId="1C7F729D" w14:textId="2E3767E8">
      <w:pPr>
        <w:pBdr>
          <w:top w:val="nil"/>
          <w:left w:val="nil"/>
          <w:bottom w:val="nil"/>
          <w:right w:val="nil"/>
          <w:between w:val="nil"/>
        </w:pBdr>
        <w:snapToGrid w:val="0"/>
        <w:jc w:val="both"/>
        <w:rPr>
          <w:bCs/>
          <w:color w:val="000000"/>
          <w:sz w:val="20"/>
          <w:szCs w:val="20"/>
        </w:rPr>
      </w:pPr>
      <w:r w:rsidRPr="00904AA5">
        <w:rPr>
          <w:bCs/>
          <w:color w:val="000000"/>
          <w:sz w:val="20"/>
          <w:szCs w:val="20"/>
        </w:rPr>
        <w:t xml:space="preserve">La </w:t>
      </w:r>
      <w:r w:rsidRPr="00904AA5" w:rsidR="00277E0B">
        <w:rPr>
          <w:bCs/>
          <w:color w:val="000000"/>
          <w:sz w:val="20"/>
          <w:szCs w:val="20"/>
        </w:rPr>
        <w:t>Arquitectura Empresarial</w:t>
      </w:r>
      <w:r w:rsidR="00277E0B">
        <w:rPr>
          <w:bCs/>
          <w:color w:val="000000"/>
          <w:sz w:val="20"/>
          <w:szCs w:val="20"/>
        </w:rPr>
        <w:t xml:space="preserve"> </w:t>
      </w:r>
      <w:r w:rsidR="00277E0B">
        <w:rPr>
          <w:b/>
          <w:color w:val="000000"/>
          <w:sz w:val="20"/>
          <w:szCs w:val="20"/>
        </w:rPr>
        <w:t>(AE)</w:t>
      </w:r>
      <w:r w:rsidR="00277E0B">
        <w:rPr>
          <w:b/>
          <w:color w:val="000000"/>
          <w:sz w:val="20"/>
          <w:szCs w:val="20"/>
        </w:rPr>
        <w:t>,</w:t>
      </w:r>
      <w:r w:rsidRPr="00904AA5" w:rsidR="00277E0B">
        <w:rPr>
          <w:bCs/>
          <w:color w:val="000000"/>
          <w:sz w:val="20"/>
          <w:szCs w:val="20"/>
        </w:rPr>
        <w:t xml:space="preserve"> </w:t>
      </w:r>
      <w:r w:rsidRPr="00904AA5">
        <w:rPr>
          <w:bCs/>
          <w:color w:val="000000"/>
          <w:sz w:val="20"/>
          <w:szCs w:val="20"/>
        </w:rPr>
        <w:t xml:space="preserve">consiste en analizar integralmente a las empresas desde diferentes puntos de vista, con el objetivo de evaluar y diagnosticar </w:t>
      </w:r>
      <w:r w:rsidR="007D412B">
        <w:rPr>
          <w:bCs/>
          <w:color w:val="000000"/>
          <w:sz w:val="20"/>
          <w:szCs w:val="20"/>
        </w:rPr>
        <w:t>su</w:t>
      </w:r>
      <w:r w:rsidRPr="00904AA5">
        <w:rPr>
          <w:bCs/>
          <w:color w:val="000000"/>
          <w:sz w:val="20"/>
          <w:szCs w:val="20"/>
        </w:rPr>
        <w:t xml:space="preserve"> estado actual, </w:t>
      </w:r>
      <w:r w:rsidRPr="00904AA5" w:rsidR="0068559F">
        <w:rPr>
          <w:bCs/>
          <w:color w:val="000000"/>
          <w:sz w:val="20"/>
          <w:szCs w:val="20"/>
        </w:rPr>
        <w:t>para</w:t>
      </w:r>
      <w:r w:rsidRPr="00904AA5">
        <w:rPr>
          <w:bCs/>
          <w:color w:val="000000"/>
          <w:sz w:val="20"/>
          <w:szCs w:val="20"/>
        </w:rPr>
        <w:t xml:space="preserve"> lograr determinar la transformación necesaria que le permita desarrollar</w:t>
      </w:r>
      <w:r w:rsidRPr="00904AA5" w:rsidR="0068559F">
        <w:rPr>
          <w:bCs/>
          <w:color w:val="000000"/>
          <w:sz w:val="20"/>
          <w:szCs w:val="20"/>
        </w:rPr>
        <w:t xml:space="preserve">se </w:t>
      </w:r>
      <w:r w:rsidRPr="00904AA5">
        <w:rPr>
          <w:bCs/>
          <w:color w:val="000000"/>
          <w:sz w:val="20"/>
          <w:szCs w:val="20"/>
        </w:rPr>
        <w:t xml:space="preserve">hasta lograr la </w:t>
      </w:r>
      <w:r w:rsidR="00277E0B">
        <w:rPr>
          <w:bCs/>
          <w:color w:val="000000"/>
          <w:sz w:val="20"/>
          <w:szCs w:val="20"/>
        </w:rPr>
        <w:t>AE</w:t>
      </w:r>
      <w:r w:rsidRPr="00904AA5">
        <w:rPr>
          <w:bCs/>
          <w:color w:val="000000"/>
          <w:sz w:val="20"/>
          <w:szCs w:val="20"/>
        </w:rPr>
        <w:t xml:space="preserve"> definida.</w:t>
      </w:r>
    </w:p>
    <w:p w:rsidR="00277E0B" w:rsidP="00277E0B" w:rsidRDefault="00277E0B" w14:paraId="095AC192" w14:textId="77777777">
      <w:pPr>
        <w:pBdr>
          <w:top w:val="nil"/>
          <w:left w:val="nil"/>
          <w:bottom w:val="nil"/>
          <w:right w:val="nil"/>
          <w:between w:val="nil"/>
        </w:pBdr>
        <w:snapToGrid w:val="0"/>
        <w:jc w:val="both"/>
        <w:rPr>
          <w:bCs/>
          <w:color w:val="000000"/>
          <w:sz w:val="20"/>
          <w:szCs w:val="20"/>
        </w:rPr>
      </w:pPr>
    </w:p>
    <w:p w:rsidRPr="00904AA5" w:rsidR="00E85AFB" w:rsidP="00277E0B" w:rsidRDefault="00E85AFB" w14:paraId="5C69FF96" w14:textId="281464A7">
      <w:pPr>
        <w:pBdr>
          <w:top w:val="nil"/>
          <w:left w:val="nil"/>
          <w:bottom w:val="nil"/>
          <w:right w:val="nil"/>
          <w:between w:val="nil"/>
        </w:pBdr>
        <w:snapToGrid w:val="0"/>
        <w:jc w:val="both"/>
        <w:rPr>
          <w:bCs/>
          <w:color w:val="000000"/>
          <w:sz w:val="20"/>
          <w:szCs w:val="20"/>
        </w:rPr>
      </w:pPr>
      <w:r w:rsidRPr="00881375">
        <w:rPr>
          <w:bCs/>
          <w:color w:val="000000"/>
          <w:sz w:val="20"/>
          <w:szCs w:val="20"/>
        </w:rPr>
        <w:t xml:space="preserve">La identificación de las necesidades tecnológicas en la arquitectura empresarial se presenta como un paso esencial en la hoja de ruta hacia la eficiencia y la competitividad. En un mundo empresarial cada vez más dependiente de la tecnología, comprender y anticiparse a las demandas tecnológicas es crucial. Esto no solo implica evaluar las herramientas y sistemas actuales, sino también identificar las áreas donde la tecnología puede desempeñar un papel transformador. Al hacerlo, las organizaciones pueden alinear de manera efectiva sus recursos tecnológicos con sus objetivos estratégicos, impulsando la innovación, mejorando la toma de decisiones y garantizando una </w:t>
      </w:r>
      <w:r w:rsidR="00277E0B">
        <w:rPr>
          <w:bCs/>
          <w:color w:val="000000"/>
          <w:sz w:val="20"/>
          <w:szCs w:val="20"/>
        </w:rPr>
        <w:t>AE</w:t>
      </w:r>
      <w:r w:rsidRPr="00881375">
        <w:rPr>
          <w:bCs/>
          <w:color w:val="000000"/>
          <w:sz w:val="20"/>
          <w:szCs w:val="20"/>
        </w:rPr>
        <w:t xml:space="preserve"> que sea ágil y resistente a los desafíos cambiantes del mercado. La identificación precisa de las necesidades tecnológicas es, por lo tanto, un pilar fundamental en la evolución y el crecimiento de las organizaciones modernas.</w:t>
      </w:r>
    </w:p>
    <w:p w:rsidRPr="00904AA5" w:rsidR="00086FDC" w:rsidP="00B8516C" w:rsidRDefault="00086FDC" w14:paraId="68302C63" w14:textId="77777777">
      <w:pPr>
        <w:pBdr>
          <w:top w:val="nil"/>
          <w:left w:val="nil"/>
          <w:bottom w:val="nil"/>
          <w:right w:val="nil"/>
          <w:between w:val="nil"/>
        </w:pBdr>
        <w:snapToGrid w:val="0"/>
        <w:spacing w:after="120"/>
        <w:ind w:left="284"/>
        <w:jc w:val="both"/>
        <w:rPr>
          <w:bCs/>
          <w:color w:val="000000"/>
          <w:sz w:val="20"/>
          <w:szCs w:val="20"/>
        </w:rPr>
      </w:pPr>
    </w:p>
    <w:p w:rsidRPr="00904AA5" w:rsidR="003509ED" w:rsidP="00B8516C" w:rsidRDefault="00086FDC" w14:paraId="0ABE3AA2" w14:textId="2027BE0B">
      <w:pPr>
        <w:pBdr>
          <w:top w:val="nil"/>
          <w:left w:val="nil"/>
          <w:bottom w:val="nil"/>
          <w:right w:val="nil"/>
          <w:between w:val="nil"/>
        </w:pBdr>
        <w:snapToGrid w:val="0"/>
        <w:spacing w:after="120"/>
        <w:ind w:left="284"/>
        <w:rPr>
          <w:b/>
          <w:color w:val="000000"/>
          <w:sz w:val="20"/>
          <w:szCs w:val="20"/>
        </w:rPr>
      </w:pPr>
      <w:r w:rsidRPr="00B8516C">
        <w:rPr>
          <w:noProof/>
          <w:sz w:val="20"/>
          <w:szCs w:val="20"/>
        </w:rPr>
        <w:drawing>
          <wp:anchor distT="0" distB="0" distL="114300" distR="114300" simplePos="0" relativeHeight="251797504" behindDoc="0" locked="0" layoutInCell="1" allowOverlap="1" wp14:anchorId="49FE58FE" wp14:editId="34BEBB57">
            <wp:simplePos x="0" y="0"/>
            <wp:positionH relativeFrom="column">
              <wp:posOffset>232410</wp:posOffset>
            </wp:positionH>
            <wp:positionV relativeFrom="paragraph">
              <wp:posOffset>111125</wp:posOffset>
            </wp:positionV>
            <wp:extent cx="2790190" cy="1885950"/>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90190" cy="1885950"/>
                    </a:xfrm>
                    <a:prstGeom prst="rect">
                      <a:avLst/>
                    </a:prstGeom>
                  </pic:spPr>
                </pic:pic>
              </a:graphicData>
            </a:graphic>
            <wp14:sizeRelH relativeFrom="page">
              <wp14:pctWidth>0</wp14:pctWidth>
            </wp14:sizeRelH>
            <wp14:sizeRelV relativeFrom="page">
              <wp14:pctHeight>0</wp14:pctHeight>
            </wp14:sizeRelV>
          </wp:anchor>
        </w:drawing>
      </w:r>
    </w:p>
    <w:p w:rsidRPr="00904AA5" w:rsidR="00086FDC" w:rsidP="00B8516C" w:rsidRDefault="00086FDC" w14:paraId="123E6612" w14:textId="77777777">
      <w:pPr>
        <w:pBdr>
          <w:top w:val="nil"/>
          <w:left w:val="nil"/>
          <w:bottom w:val="nil"/>
          <w:right w:val="nil"/>
          <w:between w:val="nil"/>
        </w:pBdr>
        <w:snapToGrid w:val="0"/>
        <w:spacing w:after="120"/>
        <w:ind w:left="5529"/>
        <w:rPr>
          <w:bCs/>
          <w:color w:val="000000"/>
          <w:sz w:val="20"/>
          <w:szCs w:val="20"/>
        </w:rPr>
      </w:pPr>
    </w:p>
    <w:p w:rsidRPr="0086353E" w:rsidR="00086FDC" w:rsidP="00B8516C" w:rsidRDefault="00086FDC" w14:paraId="38BEFBFC" w14:textId="77777777">
      <w:pPr>
        <w:pBdr>
          <w:top w:val="nil"/>
          <w:left w:val="nil"/>
          <w:bottom w:val="nil"/>
          <w:right w:val="nil"/>
          <w:between w:val="nil"/>
        </w:pBdr>
        <w:snapToGrid w:val="0"/>
        <w:spacing w:after="120"/>
        <w:ind w:left="5529"/>
        <w:rPr>
          <w:bCs/>
          <w:color w:val="000000"/>
          <w:sz w:val="20"/>
          <w:szCs w:val="20"/>
        </w:rPr>
      </w:pPr>
    </w:p>
    <w:p w:rsidRPr="00904AA5" w:rsidR="002F471F" w:rsidP="00881375" w:rsidRDefault="00535EF2" w14:paraId="222594FB" w14:textId="553DBDD5">
      <w:pPr>
        <w:pBdr>
          <w:top w:val="nil"/>
          <w:left w:val="nil"/>
          <w:bottom w:val="nil"/>
          <w:right w:val="nil"/>
          <w:between w:val="nil"/>
        </w:pBdr>
        <w:snapToGrid w:val="0"/>
        <w:spacing w:after="120"/>
        <w:ind w:left="5529"/>
        <w:jc w:val="both"/>
        <w:rPr>
          <w:bCs/>
          <w:color w:val="000000"/>
          <w:sz w:val="20"/>
          <w:szCs w:val="20"/>
        </w:rPr>
      </w:pPr>
      <w:commentRangeStart w:id="3"/>
      <w:r w:rsidRPr="0086353E">
        <w:rPr>
          <w:bCs/>
          <w:color w:val="000000"/>
          <w:sz w:val="20"/>
          <w:szCs w:val="20"/>
        </w:rPr>
        <w:t xml:space="preserve">La idea </w:t>
      </w:r>
      <w:commentRangeEnd w:id="3"/>
      <w:r w:rsidRPr="00B8516C" w:rsidR="00086FDC">
        <w:rPr>
          <w:rStyle w:val="Refdecomentario"/>
          <w:sz w:val="20"/>
          <w:szCs w:val="20"/>
        </w:rPr>
        <w:commentReference w:id="3"/>
      </w:r>
      <w:r w:rsidRPr="00904AA5">
        <w:rPr>
          <w:bCs/>
          <w:color w:val="000000"/>
          <w:sz w:val="20"/>
          <w:szCs w:val="20"/>
        </w:rPr>
        <w:t>es alcanzar el valor a través de las tecnologías de la información</w:t>
      </w:r>
      <w:r w:rsidRPr="00904AA5" w:rsidR="00086FDC">
        <w:rPr>
          <w:bCs/>
          <w:color w:val="000000"/>
          <w:sz w:val="20"/>
          <w:szCs w:val="20"/>
        </w:rPr>
        <w:t>,</w:t>
      </w:r>
      <w:r w:rsidRPr="0086353E">
        <w:rPr>
          <w:bCs/>
          <w:color w:val="000000"/>
          <w:sz w:val="20"/>
          <w:szCs w:val="20"/>
        </w:rPr>
        <w:t xml:space="preserve"> para lograr facilitar el cumplimiento de los objetivos de la misión de la institución y que se  gener</w:t>
      </w:r>
      <w:r w:rsidRPr="00772870" w:rsidR="00B02CCB">
        <w:rPr>
          <w:bCs/>
          <w:color w:val="000000"/>
          <w:sz w:val="20"/>
          <w:szCs w:val="20"/>
        </w:rPr>
        <w:t>en</w:t>
      </w:r>
      <w:r w:rsidRPr="00904AA5">
        <w:rPr>
          <w:bCs/>
          <w:color w:val="000000"/>
          <w:sz w:val="20"/>
          <w:szCs w:val="20"/>
        </w:rPr>
        <w:t xml:space="preserve"> los beneficios </w:t>
      </w:r>
      <w:r w:rsidRPr="00904AA5" w:rsidR="00086FDC">
        <w:rPr>
          <w:bCs/>
          <w:color w:val="000000"/>
          <w:sz w:val="20"/>
          <w:szCs w:val="20"/>
        </w:rPr>
        <w:t>esperados</w:t>
      </w:r>
      <w:r w:rsidRPr="00904AA5">
        <w:rPr>
          <w:bCs/>
          <w:color w:val="000000"/>
          <w:sz w:val="20"/>
          <w:szCs w:val="20"/>
        </w:rPr>
        <w:t xml:space="preserve">. </w:t>
      </w:r>
    </w:p>
    <w:p w:rsidRPr="00904AA5" w:rsidR="0002250E" w:rsidP="00B8516C" w:rsidRDefault="0002250E" w14:paraId="0D02A7AD" w14:textId="6205C5A8">
      <w:pPr>
        <w:pBdr>
          <w:top w:val="nil"/>
          <w:left w:val="nil"/>
          <w:bottom w:val="nil"/>
          <w:right w:val="nil"/>
          <w:between w:val="nil"/>
        </w:pBdr>
        <w:snapToGrid w:val="0"/>
        <w:spacing w:after="120"/>
        <w:ind w:left="284"/>
        <w:rPr>
          <w:bCs/>
          <w:color w:val="000000"/>
          <w:sz w:val="20"/>
          <w:szCs w:val="20"/>
        </w:rPr>
      </w:pPr>
    </w:p>
    <w:p w:rsidRPr="00904AA5" w:rsidR="00535EF2" w:rsidP="00B8516C" w:rsidRDefault="00535EF2" w14:paraId="38EC6979" w14:textId="5B4035E5">
      <w:pPr>
        <w:pBdr>
          <w:top w:val="nil"/>
          <w:left w:val="nil"/>
          <w:bottom w:val="nil"/>
          <w:right w:val="nil"/>
          <w:between w:val="nil"/>
        </w:pBdr>
        <w:snapToGrid w:val="0"/>
        <w:spacing w:after="120"/>
        <w:ind w:left="284"/>
        <w:rPr>
          <w:bCs/>
          <w:color w:val="000000"/>
          <w:sz w:val="20"/>
          <w:szCs w:val="20"/>
        </w:rPr>
      </w:pPr>
    </w:p>
    <w:p w:rsidR="00535EF2" w:rsidP="00B8516C" w:rsidRDefault="00410CB4" w14:paraId="1D934929" w14:textId="5DE2FECC">
      <w:pPr>
        <w:pBdr>
          <w:top w:val="nil"/>
          <w:left w:val="nil"/>
          <w:bottom w:val="nil"/>
          <w:right w:val="nil"/>
          <w:between w:val="nil"/>
        </w:pBdr>
        <w:snapToGrid w:val="0"/>
        <w:spacing w:after="120"/>
        <w:rPr>
          <w:bCs/>
          <w:color w:val="000000"/>
          <w:sz w:val="20"/>
          <w:szCs w:val="20"/>
        </w:rPr>
      </w:pPr>
      <w:r w:rsidRPr="00904AA5">
        <w:rPr>
          <w:bCs/>
          <w:color w:val="000000"/>
          <w:sz w:val="20"/>
          <w:szCs w:val="20"/>
        </w:rPr>
        <w:t>En e</w:t>
      </w:r>
      <w:r w:rsidRPr="00904AA5" w:rsidR="0002250E">
        <w:rPr>
          <w:bCs/>
          <w:color w:val="000000"/>
          <w:sz w:val="20"/>
          <w:szCs w:val="20"/>
        </w:rPr>
        <w:t xml:space="preserve">l marco de referencia para el </w:t>
      </w:r>
      <w:r w:rsidR="00565F8A">
        <w:rPr>
          <w:bCs/>
          <w:color w:val="000000"/>
          <w:sz w:val="20"/>
          <w:szCs w:val="20"/>
        </w:rPr>
        <w:t>E</w:t>
      </w:r>
      <w:r w:rsidRPr="00904AA5" w:rsidR="00EB1879">
        <w:rPr>
          <w:bCs/>
          <w:color w:val="000000"/>
          <w:sz w:val="20"/>
          <w:szCs w:val="20"/>
        </w:rPr>
        <w:t xml:space="preserve">stado </w:t>
      </w:r>
      <w:r w:rsidRPr="00904AA5" w:rsidR="0002250E">
        <w:rPr>
          <w:bCs/>
          <w:color w:val="000000"/>
          <w:sz w:val="20"/>
          <w:szCs w:val="20"/>
        </w:rPr>
        <w:t>colombiano</w:t>
      </w:r>
      <w:r w:rsidRPr="00904AA5">
        <w:rPr>
          <w:bCs/>
          <w:color w:val="000000"/>
          <w:sz w:val="20"/>
          <w:szCs w:val="20"/>
        </w:rPr>
        <w:t xml:space="preserve"> </w:t>
      </w:r>
      <w:r w:rsidR="00EB1879">
        <w:rPr>
          <w:bCs/>
          <w:color w:val="000000"/>
          <w:sz w:val="20"/>
          <w:szCs w:val="20"/>
        </w:rPr>
        <w:t>l</w:t>
      </w:r>
      <w:r w:rsidRPr="00904AA5" w:rsidR="00EB1879">
        <w:rPr>
          <w:bCs/>
          <w:color w:val="000000"/>
          <w:sz w:val="20"/>
          <w:szCs w:val="20"/>
        </w:rPr>
        <w:t xml:space="preserve">a </w:t>
      </w:r>
      <w:r w:rsidRPr="00904AA5" w:rsidR="00893FDC">
        <w:rPr>
          <w:bCs/>
          <w:color w:val="000000"/>
          <w:sz w:val="20"/>
          <w:szCs w:val="20"/>
        </w:rPr>
        <w:t xml:space="preserve">arquitectura empresarial se constituye </w:t>
      </w:r>
      <w:r w:rsidRPr="00904AA5">
        <w:rPr>
          <w:bCs/>
          <w:color w:val="000000"/>
          <w:sz w:val="20"/>
          <w:szCs w:val="20"/>
        </w:rPr>
        <w:t>de la siguiente manera</w:t>
      </w:r>
      <w:r w:rsidRPr="00904AA5" w:rsidR="0002250E">
        <w:rPr>
          <w:bCs/>
          <w:color w:val="000000"/>
          <w:sz w:val="20"/>
          <w:szCs w:val="20"/>
        </w:rPr>
        <w:t>:</w:t>
      </w:r>
    </w:p>
    <w:p w:rsidR="00277E0B" w:rsidP="00B8516C" w:rsidRDefault="00277E0B" w14:paraId="6855B6D1" w14:textId="7AD808E2">
      <w:pPr>
        <w:pBdr>
          <w:top w:val="nil"/>
          <w:left w:val="nil"/>
          <w:bottom w:val="nil"/>
          <w:right w:val="nil"/>
          <w:between w:val="nil"/>
        </w:pBdr>
        <w:snapToGrid w:val="0"/>
        <w:spacing w:after="120"/>
        <w:rPr>
          <w:bCs/>
          <w:color w:val="000000"/>
          <w:sz w:val="20"/>
          <w:szCs w:val="20"/>
        </w:rPr>
      </w:pPr>
    </w:p>
    <w:p w:rsidRPr="00277E0B" w:rsidR="00277E0B" w:rsidP="00277E0B" w:rsidRDefault="00277E0B" w14:paraId="4CD9C6FA" w14:textId="4AF4B761">
      <w:pPr>
        <w:pBdr>
          <w:top w:val="nil"/>
          <w:left w:val="nil"/>
          <w:bottom w:val="nil"/>
          <w:right w:val="nil"/>
          <w:between w:val="nil"/>
        </w:pBdr>
        <w:snapToGrid w:val="0"/>
        <w:rPr>
          <w:b/>
          <w:bCs/>
          <w:color w:val="000000"/>
          <w:sz w:val="20"/>
          <w:szCs w:val="20"/>
        </w:rPr>
      </w:pPr>
      <w:r w:rsidRPr="00277E0B">
        <w:rPr>
          <w:b/>
          <w:bCs/>
          <w:color w:val="000000"/>
          <w:sz w:val="20"/>
          <w:szCs w:val="20"/>
        </w:rPr>
        <w:t>Figura 1</w:t>
      </w:r>
    </w:p>
    <w:p w:rsidRPr="00277E0B" w:rsidR="00277E0B" w:rsidP="00277E0B" w:rsidRDefault="00277E0B" w14:paraId="292BD16B" w14:textId="0F759135">
      <w:pPr>
        <w:pBdr>
          <w:top w:val="nil"/>
          <w:left w:val="nil"/>
          <w:bottom w:val="nil"/>
          <w:right w:val="nil"/>
          <w:between w:val="nil"/>
        </w:pBdr>
        <w:snapToGrid w:val="0"/>
        <w:rPr>
          <w:bCs/>
          <w:i/>
          <w:color w:val="000000"/>
          <w:sz w:val="20"/>
          <w:szCs w:val="20"/>
        </w:rPr>
      </w:pPr>
      <w:r w:rsidRPr="00277E0B">
        <w:rPr>
          <w:bCs/>
          <w:i/>
          <w:color w:val="000000"/>
          <w:sz w:val="20"/>
          <w:szCs w:val="20"/>
        </w:rPr>
        <w:t xml:space="preserve">Marco de referencia de la AE en </w:t>
      </w:r>
      <w:commentRangeStart w:id="4"/>
      <w:r w:rsidRPr="00277E0B">
        <w:rPr>
          <w:bCs/>
          <w:i/>
          <w:color w:val="000000"/>
          <w:sz w:val="20"/>
          <w:szCs w:val="20"/>
        </w:rPr>
        <w:t>Colombia</w:t>
      </w:r>
      <w:commentRangeEnd w:id="4"/>
      <w:r>
        <w:rPr>
          <w:rStyle w:val="Refdecomentario"/>
        </w:rPr>
        <w:commentReference w:id="4"/>
      </w:r>
    </w:p>
    <w:p w:rsidRPr="00904AA5" w:rsidR="00086FDC" w:rsidP="00B8516C" w:rsidRDefault="00086FDC" w14:paraId="0ED38BFA" w14:textId="64ADA180">
      <w:pPr>
        <w:pBdr>
          <w:top w:val="nil"/>
          <w:left w:val="nil"/>
          <w:bottom w:val="nil"/>
          <w:right w:val="nil"/>
          <w:between w:val="nil"/>
        </w:pBdr>
        <w:snapToGrid w:val="0"/>
        <w:spacing w:after="120"/>
        <w:ind w:left="284"/>
        <w:rPr>
          <w:bCs/>
          <w:color w:val="000000"/>
          <w:sz w:val="20"/>
          <w:szCs w:val="20"/>
        </w:rPr>
      </w:pPr>
    </w:p>
    <w:p w:rsidRPr="0086353E" w:rsidR="00086FDC" w:rsidP="00B8516C" w:rsidRDefault="00B46E1D" w14:paraId="7419A7BA" w14:textId="28C23BDA">
      <w:pPr>
        <w:pBdr>
          <w:top w:val="nil"/>
          <w:left w:val="nil"/>
          <w:bottom w:val="nil"/>
          <w:right w:val="nil"/>
          <w:between w:val="nil"/>
        </w:pBdr>
        <w:snapToGrid w:val="0"/>
        <w:spacing w:after="120"/>
        <w:ind w:left="284"/>
        <w:rPr>
          <w:bCs/>
          <w:color w:val="000000"/>
          <w:sz w:val="20"/>
          <w:szCs w:val="20"/>
        </w:rPr>
      </w:pPr>
      <w:commentRangeStart w:id="5"/>
      <w:r>
        <w:rPr>
          <w:bCs/>
          <w:noProof/>
          <w:color w:val="000000"/>
          <w:sz w:val="20"/>
          <w:szCs w:val="20"/>
        </w:rPr>
        <w:lastRenderedPageBreak/>
        <w:drawing>
          <wp:inline distT="0" distB="0" distL="0" distR="0" wp14:anchorId="1533DB98" wp14:editId="5AA0C321">
            <wp:extent cx="5865495" cy="3325553"/>
            <wp:effectExtent l="0" t="0" r="1905" b="825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71845" cy="3329153"/>
                    </a:xfrm>
                    <a:prstGeom prst="rect">
                      <a:avLst/>
                    </a:prstGeom>
                    <a:noFill/>
                  </pic:spPr>
                </pic:pic>
              </a:graphicData>
            </a:graphic>
          </wp:inline>
        </w:drawing>
      </w:r>
      <w:commentRangeEnd w:id="5"/>
      <w:r>
        <w:rPr>
          <w:rStyle w:val="Refdecomentario"/>
        </w:rPr>
        <w:commentReference w:id="5"/>
      </w:r>
    </w:p>
    <w:p w:rsidRPr="00772870" w:rsidR="00086FDC" w:rsidP="00B8516C" w:rsidRDefault="00086FDC" w14:paraId="3C785513" w14:textId="6F647B3D">
      <w:pPr>
        <w:pBdr>
          <w:top w:val="nil"/>
          <w:left w:val="nil"/>
          <w:bottom w:val="nil"/>
          <w:right w:val="nil"/>
          <w:between w:val="nil"/>
        </w:pBdr>
        <w:snapToGrid w:val="0"/>
        <w:spacing w:after="120"/>
        <w:ind w:left="284"/>
        <w:rPr>
          <w:bCs/>
          <w:color w:val="000000"/>
          <w:sz w:val="20"/>
          <w:szCs w:val="20"/>
        </w:rPr>
      </w:pPr>
    </w:p>
    <w:p w:rsidR="004F78D6" w:rsidP="00277E0B" w:rsidRDefault="004F78D6" w14:paraId="2C7FF141" w14:textId="3C0E3FAC">
      <w:pPr>
        <w:pBdr>
          <w:top w:val="nil"/>
          <w:left w:val="nil"/>
          <w:bottom w:val="nil"/>
          <w:right w:val="nil"/>
          <w:between w:val="nil"/>
        </w:pBdr>
        <w:snapToGrid w:val="0"/>
        <w:jc w:val="both"/>
        <w:rPr>
          <w:bCs/>
          <w:sz w:val="20"/>
          <w:szCs w:val="20"/>
        </w:rPr>
      </w:pPr>
      <w:r w:rsidRPr="00904AA5">
        <w:rPr>
          <w:bCs/>
          <w:sz w:val="20"/>
          <w:szCs w:val="20"/>
        </w:rPr>
        <w:t xml:space="preserve">El objetivo de </w:t>
      </w:r>
      <w:r w:rsidRPr="00904AA5" w:rsidR="00B63A52">
        <w:rPr>
          <w:bCs/>
          <w:sz w:val="20"/>
          <w:szCs w:val="20"/>
        </w:rPr>
        <w:t>la arquitectura de TI es lograr entender el estado actual de la institución, en cuanto a</w:t>
      </w:r>
      <w:r w:rsidRPr="00904AA5">
        <w:rPr>
          <w:bCs/>
          <w:sz w:val="20"/>
          <w:szCs w:val="20"/>
        </w:rPr>
        <w:t xml:space="preserve"> lo</w:t>
      </w:r>
      <w:r w:rsidRPr="00904AA5" w:rsidR="00B02CCB">
        <w:rPr>
          <w:bCs/>
          <w:sz w:val="20"/>
          <w:szCs w:val="20"/>
        </w:rPr>
        <w:t xml:space="preserve">s aspectos que se relacionen </w:t>
      </w:r>
      <w:r w:rsidRPr="00904AA5">
        <w:rPr>
          <w:bCs/>
          <w:sz w:val="20"/>
          <w:szCs w:val="20"/>
        </w:rPr>
        <w:t>con</w:t>
      </w:r>
      <w:r w:rsidRPr="00904AA5" w:rsidR="00B63A52">
        <w:rPr>
          <w:bCs/>
          <w:sz w:val="20"/>
          <w:szCs w:val="20"/>
        </w:rPr>
        <w:t xml:space="preserve"> </w:t>
      </w:r>
      <w:r w:rsidR="00893FDC">
        <w:rPr>
          <w:bCs/>
          <w:sz w:val="20"/>
          <w:szCs w:val="20"/>
        </w:rPr>
        <w:t xml:space="preserve">la </w:t>
      </w:r>
      <w:r w:rsidRPr="00904AA5" w:rsidR="00B63A52">
        <w:rPr>
          <w:bCs/>
          <w:sz w:val="20"/>
          <w:szCs w:val="20"/>
        </w:rPr>
        <w:t>tecnología,</w:t>
      </w:r>
      <w:r w:rsidR="00076009">
        <w:rPr>
          <w:bCs/>
          <w:sz w:val="20"/>
          <w:szCs w:val="20"/>
        </w:rPr>
        <w:t xml:space="preserve"> </w:t>
      </w:r>
      <w:r w:rsidRPr="00904AA5">
        <w:rPr>
          <w:bCs/>
          <w:sz w:val="20"/>
          <w:szCs w:val="20"/>
        </w:rPr>
        <w:t xml:space="preserve">de manera </w:t>
      </w:r>
      <w:r w:rsidRPr="00904AA5" w:rsidR="00B63A52">
        <w:rPr>
          <w:bCs/>
          <w:sz w:val="20"/>
          <w:szCs w:val="20"/>
        </w:rPr>
        <w:t xml:space="preserve">que se establezcan </w:t>
      </w:r>
      <w:r w:rsidRPr="00904AA5" w:rsidR="00B02CCB">
        <w:rPr>
          <w:bCs/>
          <w:sz w:val="20"/>
          <w:szCs w:val="20"/>
        </w:rPr>
        <w:t xml:space="preserve">sus </w:t>
      </w:r>
      <w:r w:rsidRPr="00904AA5" w:rsidR="00B63A52">
        <w:rPr>
          <w:bCs/>
          <w:sz w:val="20"/>
          <w:szCs w:val="20"/>
        </w:rPr>
        <w:t>capacidades</w:t>
      </w:r>
      <w:r w:rsidRPr="00904AA5" w:rsidR="00B02CCB">
        <w:rPr>
          <w:bCs/>
          <w:sz w:val="20"/>
          <w:szCs w:val="20"/>
        </w:rPr>
        <w:t xml:space="preserve"> </w:t>
      </w:r>
      <w:r w:rsidRPr="00904AA5" w:rsidR="00B63A52">
        <w:rPr>
          <w:bCs/>
          <w:sz w:val="20"/>
          <w:szCs w:val="20"/>
        </w:rPr>
        <w:t xml:space="preserve">para que puedan ser mejoradas, eliminadas o adquiridas. </w:t>
      </w:r>
    </w:p>
    <w:p w:rsidR="00277E0B" w:rsidP="00277E0B" w:rsidRDefault="00277E0B" w14:paraId="7F4CF7DA" w14:textId="7ACB3D9D">
      <w:pPr>
        <w:pBdr>
          <w:top w:val="nil"/>
          <w:left w:val="nil"/>
          <w:bottom w:val="nil"/>
          <w:right w:val="nil"/>
          <w:between w:val="nil"/>
        </w:pBdr>
        <w:snapToGrid w:val="0"/>
        <w:jc w:val="both"/>
        <w:rPr>
          <w:bCs/>
          <w:sz w:val="20"/>
          <w:szCs w:val="20"/>
        </w:rPr>
      </w:pPr>
    </w:p>
    <w:p w:rsidR="00277E0B" w:rsidP="00277E0B" w:rsidRDefault="00277E0B" w14:paraId="502910E0" w14:textId="76D30368">
      <w:pPr>
        <w:pBdr>
          <w:top w:val="nil"/>
          <w:left w:val="nil"/>
          <w:bottom w:val="nil"/>
          <w:right w:val="nil"/>
          <w:between w:val="nil"/>
        </w:pBdr>
        <w:snapToGrid w:val="0"/>
        <w:jc w:val="both"/>
        <w:rPr>
          <w:bCs/>
          <w:sz w:val="20"/>
          <w:szCs w:val="20"/>
        </w:rPr>
      </w:pPr>
      <w:r>
        <w:rPr>
          <w:bCs/>
          <w:noProof/>
          <w:sz w:val="20"/>
          <w:szCs w:val="20"/>
        </w:rPr>
        <mc:AlternateContent>
          <mc:Choice Requires="wps">
            <w:drawing>
              <wp:anchor distT="0" distB="0" distL="114300" distR="114300" simplePos="0" relativeHeight="251924480" behindDoc="0" locked="0" layoutInCell="1" allowOverlap="1" wp14:anchorId="7B433884" wp14:editId="4514C024">
                <wp:simplePos x="0" y="0"/>
                <wp:positionH relativeFrom="column">
                  <wp:posOffset>518160</wp:posOffset>
                </wp:positionH>
                <wp:positionV relativeFrom="paragraph">
                  <wp:posOffset>99060</wp:posOffset>
                </wp:positionV>
                <wp:extent cx="5160120" cy="828675"/>
                <wp:effectExtent l="57150" t="19050" r="59690" b="85725"/>
                <wp:wrapNone/>
                <wp:docPr id="85" name="Rectángulo redondeado 85"/>
                <wp:cNvGraphicFramePr/>
                <a:graphic xmlns:a="http://schemas.openxmlformats.org/drawingml/2006/main">
                  <a:graphicData uri="http://schemas.microsoft.com/office/word/2010/wordprocessingShape">
                    <wps:wsp>
                      <wps:cNvSpPr/>
                      <wps:spPr>
                        <a:xfrm>
                          <a:off x="0" y="0"/>
                          <a:ext cx="5160120" cy="828675"/>
                        </a:xfrm>
                        <a:prstGeom prst="roundRect">
                          <a:avLst/>
                        </a:prstGeom>
                        <a:solidFill>
                          <a:schemeClr val="accent3">
                            <a:lumMod val="60000"/>
                            <a:lumOff val="40000"/>
                          </a:schemeClr>
                        </a:solidFill>
                        <a:ln>
                          <a:noFill/>
                        </a:ln>
                      </wps:spPr>
                      <wps:style>
                        <a:lnRef idx="1">
                          <a:schemeClr val="accent1"/>
                        </a:lnRef>
                        <a:fillRef idx="3">
                          <a:schemeClr val="accent1"/>
                        </a:fillRef>
                        <a:effectRef idx="2">
                          <a:schemeClr val="accent1"/>
                        </a:effectRef>
                        <a:fontRef idx="minor">
                          <a:schemeClr val="lt1"/>
                        </a:fontRef>
                      </wps:style>
                      <wps:txbx>
                        <w:txbxContent>
                          <w:p w:rsidRPr="00277E0B" w:rsidR="00277E0B" w:rsidP="00277E0B" w:rsidRDefault="00277E0B" w14:paraId="5693E6DA" w14:textId="0599C8A0">
                            <w:pPr>
                              <w:jc w:val="center"/>
                              <w:rPr>
                                <w:color w:val="000000" w:themeColor="text1"/>
                                <w:sz w:val="20"/>
                                <w:lang w:val="es-ES"/>
                              </w:rPr>
                            </w:pPr>
                            <w:r w:rsidRPr="00277E0B">
                              <w:rPr>
                                <w:color w:val="000000" w:themeColor="text1"/>
                                <w:sz w:val="20"/>
                                <w:lang w:val="es-ES"/>
                              </w:rPr>
                              <w:t>Tener en cuenta que es muy importante lograr establecer el uso racional y eficiente de la tecnología, con el objetivo de resolver las necesidades y dar soporte para el cumplimiento de los objetivos de la institución.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85" style="position:absolute;left:0;text-align:left;margin-left:40.8pt;margin-top:7.8pt;width:406.3pt;height:65.2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c2d69b [1942]" stroked="f" arcsize="10923f" w14:anchorId="7B433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">
                <v:shadow on="t" color="black" opacity="22937f" offset="0,.63889mm" origin=",.5"/>
                <v:textbox>
                  <w:txbxContent>
                    <w:p w:rsidRPr="00277E0B" w:rsidR="00277E0B" w:rsidP="00277E0B" w:rsidRDefault="00277E0B" w14:paraId="5693E6DA" w14:textId="0599C8A0">
                      <w:pPr>
                        <w:jc w:val="center"/>
                        <w:rPr>
                          <w:color w:val="000000" w:themeColor="text1"/>
                          <w:sz w:val="20"/>
                          <w:lang w:val="es-ES"/>
                        </w:rPr>
                      </w:pPr>
                      <w:r w:rsidRPr="00277E0B">
                        <w:rPr>
                          <w:color w:val="000000" w:themeColor="text1"/>
                          <w:sz w:val="20"/>
                          <w:lang w:val="es-ES"/>
                        </w:rPr>
                        <w:t>Tener en cuenta que es muy importante lograr establecer el uso racional y eficiente de la tecnología, con el objetivo de resolver las necesidades y dar soporte para el cumplimiento de los objetivos de la institución.</w:t>
                      </w:r>
                    </w:p>
                  </w:txbxContent>
                </v:textbox>
              </v:roundrect>
            </w:pict>
          </mc:Fallback>
        </mc:AlternateContent>
      </w:r>
    </w:p>
    <w:p w:rsidR="00277E0B" w:rsidP="00277E0B" w:rsidRDefault="00277E0B" w14:paraId="17210E0F" w14:textId="6E471932">
      <w:pPr>
        <w:pBdr>
          <w:top w:val="nil"/>
          <w:left w:val="nil"/>
          <w:bottom w:val="nil"/>
          <w:right w:val="nil"/>
          <w:between w:val="nil"/>
        </w:pBdr>
        <w:snapToGrid w:val="0"/>
        <w:jc w:val="both"/>
        <w:rPr>
          <w:bCs/>
          <w:sz w:val="20"/>
          <w:szCs w:val="20"/>
        </w:rPr>
      </w:pPr>
      <w:r>
        <w:rPr>
          <w:bCs/>
          <w:sz w:val="20"/>
          <w:szCs w:val="20"/>
        </w:rPr>
        <w:t xml:space="preserve">                                      </w:t>
      </w:r>
      <w:commentRangeStart w:id="6"/>
      <w:commentRangeEnd w:id="6"/>
      <w:r>
        <w:rPr>
          <w:rStyle w:val="Refdecomentario"/>
        </w:rPr>
        <w:commentReference w:id="6"/>
      </w:r>
    </w:p>
    <w:p w:rsidR="00277E0B" w:rsidP="00277E0B" w:rsidRDefault="00277E0B" w14:paraId="5886CEA8" w14:textId="3599363A">
      <w:pPr>
        <w:pBdr>
          <w:top w:val="nil"/>
          <w:left w:val="nil"/>
          <w:bottom w:val="nil"/>
          <w:right w:val="nil"/>
          <w:between w:val="nil"/>
        </w:pBdr>
        <w:snapToGrid w:val="0"/>
        <w:jc w:val="both"/>
        <w:rPr>
          <w:bCs/>
          <w:sz w:val="20"/>
          <w:szCs w:val="20"/>
        </w:rPr>
      </w:pPr>
    </w:p>
    <w:p w:rsidR="00277E0B" w:rsidP="00277E0B" w:rsidRDefault="00277E0B" w14:paraId="09AD8008" w14:textId="33C7108F">
      <w:pPr>
        <w:pBdr>
          <w:top w:val="nil"/>
          <w:left w:val="nil"/>
          <w:bottom w:val="nil"/>
          <w:right w:val="nil"/>
          <w:between w:val="nil"/>
        </w:pBdr>
        <w:snapToGrid w:val="0"/>
        <w:jc w:val="both"/>
        <w:rPr>
          <w:bCs/>
          <w:sz w:val="20"/>
          <w:szCs w:val="20"/>
        </w:rPr>
      </w:pPr>
    </w:p>
    <w:p w:rsidR="00277E0B" w:rsidP="00277E0B" w:rsidRDefault="00277E0B" w14:paraId="56282E56" w14:textId="4D53C294">
      <w:pPr>
        <w:pBdr>
          <w:top w:val="nil"/>
          <w:left w:val="nil"/>
          <w:bottom w:val="nil"/>
          <w:right w:val="nil"/>
          <w:between w:val="nil"/>
        </w:pBdr>
        <w:snapToGrid w:val="0"/>
        <w:jc w:val="both"/>
        <w:rPr>
          <w:bCs/>
          <w:sz w:val="20"/>
          <w:szCs w:val="20"/>
        </w:rPr>
      </w:pPr>
    </w:p>
    <w:p w:rsidR="00277E0B" w:rsidP="00277E0B" w:rsidRDefault="00277E0B" w14:paraId="215C89C6" w14:textId="77777777">
      <w:pPr>
        <w:pBdr>
          <w:top w:val="nil"/>
          <w:left w:val="nil"/>
          <w:bottom w:val="nil"/>
          <w:right w:val="nil"/>
          <w:between w:val="nil"/>
        </w:pBdr>
        <w:snapToGrid w:val="0"/>
        <w:jc w:val="both"/>
        <w:rPr>
          <w:bCs/>
          <w:sz w:val="20"/>
          <w:szCs w:val="20"/>
        </w:rPr>
      </w:pPr>
    </w:p>
    <w:p w:rsidRPr="00904AA5" w:rsidR="00277E0B" w:rsidP="00277E0B" w:rsidRDefault="00277E0B" w14:paraId="3339C611" w14:textId="77777777">
      <w:pPr>
        <w:pBdr>
          <w:top w:val="nil"/>
          <w:left w:val="nil"/>
          <w:bottom w:val="nil"/>
          <w:right w:val="nil"/>
          <w:between w:val="nil"/>
        </w:pBdr>
        <w:snapToGrid w:val="0"/>
        <w:jc w:val="both"/>
        <w:rPr>
          <w:bCs/>
          <w:sz w:val="20"/>
          <w:szCs w:val="20"/>
        </w:rPr>
      </w:pPr>
    </w:p>
    <w:p w:rsidRPr="00B8516C" w:rsidR="00D94B37" w:rsidP="00BA059C" w:rsidRDefault="00133D62" w14:paraId="6ED62413" w14:textId="3D467B37">
      <w:pPr>
        <w:pStyle w:val="Prrafodelista"/>
        <w:numPr>
          <w:ilvl w:val="1"/>
          <w:numId w:val="2"/>
        </w:numPr>
        <w:pBdr>
          <w:top w:val="nil"/>
          <w:left w:val="nil"/>
          <w:bottom w:val="nil"/>
          <w:right w:val="nil"/>
          <w:between w:val="nil"/>
        </w:pBdr>
        <w:tabs>
          <w:tab w:val="left" w:pos="426"/>
        </w:tabs>
        <w:snapToGrid w:val="0"/>
        <w:spacing w:after="120"/>
        <w:ind w:left="0" w:firstLine="0"/>
        <w:contextualSpacing w:val="0"/>
        <w:rPr>
          <w:b/>
          <w:color w:val="000000"/>
          <w:sz w:val="20"/>
          <w:szCs w:val="20"/>
        </w:rPr>
      </w:pPr>
      <w:r w:rsidRPr="00904AA5">
        <w:rPr>
          <w:b/>
          <w:color w:val="000000"/>
          <w:sz w:val="20"/>
          <w:szCs w:val="20"/>
        </w:rPr>
        <w:t xml:space="preserve">Gestión de requerimientos tecnológicos </w:t>
      </w:r>
    </w:p>
    <w:p w:rsidRPr="00904AA5" w:rsidR="00D94B37" w:rsidP="00B8516C" w:rsidRDefault="00051EF5" w14:paraId="0D5365B7" w14:textId="3AE273E3">
      <w:pPr>
        <w:snapToGrid w:val="0"/>
        <w:spacing w:after="120"/>
        <w:jc w:val="both"/>
        <w:rPr>
          <w:sz w:val="20"/>
          <w:szCs w:val="20"/>
        </w:rPr>
      </w:pPr>
      <w:r>
        <w:rPr>
          <w:bCs/>
          <w:color w:val="000000"/>
          <w:sz w:val="20"/>
          <w:szCs w:val="20"/>
        </w:rPr>
        <w:t>E</w:t>
      </w:r>
      <w:r w:rsidRPr="00904AA5" w:rsidR="00D94B37">
        <w:rPr>
          <w:bCs/>
          <w:color w:val="000000"/>
          <w:sz w:val="20"/>
          <w:szCs w:val="20"/>
        </w:rPr>
        <w:t xml:space="preserve">stablece o define lo que el </w:t>
      </w:r>
      <w:r w:rsidRPr="00904AA5" w:rsidR="00D94B37">
        <w:rPr>
          <w:bCs/>
          <w:i/>
          <w:color w:val="000000"/>
          <w:sz w:val="20"/>
          <w:szCs w:val="20"/>
        </w:rPr>
        <w:t>software</w:t>
      </w:r>
      <w:r w:rsidRPr="00904AA5" w:rsidR="00D94B37">
        <w:rPr>
          <w:bCs/>
          <w:color w:val="000000"/>
          <w:sz w:val="20"/>
          <w:szCs w:val="20"/>
        </w:rPr>
        <w:t xml:space="preserve"> debe hacer en </w:t>
      </w:r>
      <w:r w:rsidRPr="00904AA5" w:rsidR="009A4EF5">
        <w:rPr>
          <w:bCs/>
          <w:color w:val="000000"/>
          <w:sz w:val="20"/>
          <w:szCs w:val="20"/>
        </w:rPr>
        <w:t>términos</w:t>
      </w:r>
      <w:r w:rsidRPr="00904AA5" w:rsidR="00D94B37">
        <w:rPr>
          <w:bCs/>
          <w:color w:val="000000"/>
          <w:sz w:val="20"/>
          <w:szCs w:val="20"/>
        </w:rPr>
        <w:t xml:space="preserve"> de interfaces, funcionalidad y aspectos de seguridad.</w:t>
      </w:r>
      <w:r w:rsidRPr="00904AA5" w:rsidR="009601D9">
        <w:rPr>
          <w:bCs/>
          <w:color w:val="000000"/>
          <w:sz w:val="20"/>
          <w:szCs w:val="20"/>
        </w:rPr>
        <w:t xml:space="preserve"> Estos</w:t>
      </w:r>
      <w:r w:rsidRPr="00904AA5" w:rsidR="00D94B37">
        <w:rPr>
          <w:sz w:val="20"/>
          <w:szCs w:val="20"/>
        </w:rPr>
        <w:t xml:space="preserve"> requerimientos</w:t>
      </w:r>
      <w:r w:rsidRPr="00904AA5" w:rsidR="00FB3366">
        <w:rPr>
          <w:sz w:val="20"/>
          <w:szCs w:val="20"/>
        </w:rPr>
        <w:t xml:space="preserve"> técnicos</w:t>
      </w:r>
      <w:r w:rsidRPr="00904AA5" w:rsidR="00D94B37">
        <w:rPr>
          <w:sz w:val="20"/>
          <w:szCs w:val="20"/>
        </w:rPr>
        <w:t xml:space="preserve"> deben estar plenamente definidos</w:t>
      </w:r>
      <w:r w:rsidRPr="00904AA5" w:rsidR="009601D9">
        <w:rPr>
          <w:sz w:val="20"/>
          <w:szCs w:val="20"/>
        </w:rPr>
        <w:t xml:space="preserve"> y</w:t>
      </w:r>
      <w:r w:rsidRPr="00904AA5" w:rsidR="00D94B37">
        <w:rPr>
          <w:sz w:val="20"/>
          <w:szCs w:val="20"/>
        </w:rPr>
        <w:t xml:space="preserve"> el </w:t>
      </w:r>
      <w:r w:rsidRPr="00904AA5" w:rsidR="00D94B37">
        <w:rPr>
          <w:i/>
          <w:sz w:val="20"/>
          <w:szCs w:val="20"/>
        </w:rPr>
        <w:t>software</w:t>
      </w:r>
      <w:r w:rsidRPr="00904AA5" w:rsidR="00D94B37">
        <w:rPr>
          <w:sz w:val="20"/>
          <w:szCs w:val="20"/>
        </w:rPr>
        <w:t xml:space="preserve"> </w:t>
      </w:r>
      <w:r w:rsidRPr="00904AA5" w:rsidR="00F100F2">
        <w:rPr>
          <w:sz w:val="20"/>
          <w:szCs w:val="20"/>
        </w:rPr>
        <w:t>realizará las funciones</w:t>
      </w:r>
      <w:r w:rsidRPr="00904AA5" w:rsidR="00D94B37">
        <w:rPr>
          <w:sz w:val="20"/>
          <w:szCs w:val="20"/>
        </w:rPr>
        <w:t xml:space="preserve"> que el usuario desea</w:t>
      </w:r>
      <w:r w:rsidRPr="00904AA5" w:rsidR="00F100F2">
        <w:rPr>
          <w:sz w:val="20"/>
          <w:szCs w:val="20"/>
        </w:rPr>
        <w:t>, aunque s</w:t>
      </w:r>
      <w:r w:rsidRPr="00904AA5" w:rsidR="00D94B37">
        <w:rPr>
          <w:sz w:val="20"/>
          <w:szCs w:val="20"/>
        </w:rPr>
        <w:t>iempre será difícil establecer el alcance, la duración y el costo del proyecto.</w:t>
      </w:r>
    </w:p>
    <w:p w:rsidRPr="00904AA5" w:rsidR="00F100F2" w:rsidP="00B8516C" w:rsidRDefault="00051EF5" w14:paraId="670A8668" w14:textId="1C84913A">
      <w:pPr>
        <w:pBdr>
          <w:top w:val="nil"/>
          <w:left w:val="nil"/>
          <w:bottom w:val="nil"/>
          <w:right w:val="nil"/>
          <w:between w:val="nil"/>
        </w:pBdr>
        <w:snapToGrid w:val="0"/>
        <w:spacing w:after="120"/>
        <w:jc w:val="both"/>
        <w:rPr>
          <w:sz w:val="20"/>
          <w:szCs w:val="20"/>
        </w:rPr>
      </w:pPr>
      <w:r>
        <w:rPr>
          <w:sz w:val="20"/>
          <w:szCs w:val="20"/>
        </w:rPr>
        <w:t xml:space="preserve">Se debe tener </w:t>
      </w:r>
      <w:r w:rsidRPr="00904AA5" w:rsidR="00F100F2">
        <w:rPr>
          <w:sz w:val="20"/>
          <w:szCs w:val="20"/>
        </w:rPr>
        <w:t>en cuenta que el análisis de la documentación específica comprende la gestión de requerimiento; este análisis se efectúa con dos propósitos</w:t>
      </w:r>
      <w:r w:rsidR="00076009">
        <w:rPr>
          <w:sz w:val="20"/>
          <w:szCs w:val="20"/>
        </w:rPr>
        <w:t>,</w:t>
      </w:r>
      <w:r w:rsidRPr="00904AA5" w:rsidR="00F100F2">
        <w:rPr>
          <w:sz w:val="20"/>
          <w:szCs w:val="20"/>
        </w:rPr>
        <w:t xml:space="preserve"> de un lado, que los usuarios definan lo que desean y del otro, que los desarrolladores identifiquen aquello que van a trabajar.</w:t>
      </w:r>
    </w:p>
    <w:p w:rsidR="004F78D6" w:rsidP="00B8516C" w:rsidRDefault="00FB3366" w14:paraId="4089A1F6" w14:textId="2E06D9F8">
      <w:pPr>
        <w:pBdr>
          <w:top w:val="nil"/>
          <w:left w:val="nil"/>
          <w:bottom w:val="nil"/>
          <w:right w:val="nil"/>
          <w:between w:val="nil"/>
        </w:pBdr>
        <w:snapToGrid w:val="0"/>
        <w:spacing w:after="120"/>
        <w:jc w:val="both"/>
        <w:rPr>
          <w:sz w:val="20"/>
          <w:szCs w:val="20"/>
        </w:rPr>
      </w:pPr>
      <w:r w:rsidRPr="00904AA5">
        <w:rPr>
          <w:sz w:val="20"/>
          <w:szCs w:val="20"/>
        </w:rPr>
        <w:t>Entonces, ¿cómo se puede entender un conjunto de requerimientos?</w:t>
      </w:r>
    </w:p>
    <w:p w:rsidR="0075352B" w:rsidP="00B8516C" w:rsidRDefault="0075352B" w14:paraId="57E4D3B0" w14:textId="0E0BE1FD">
      <w:pPr>
        <w:pBdr>
          <w:top w:val="nil"/>
          <w:left w:val="nil"/>
          <w:bottom w:val="nil"/>
          <w:right w:val="nil"/>
          <w:between w:val="nil"/>
        </w:pBdr>
        <w:snapToGrid w:val="0"/>
        <w:spacing w:after="120"/>
        <w:jc w:val="both"/>
        <w:rPr>
          <w:sz w:val="20"/>
          <w:szCs w:val="20"/>
        </w:rPr>
      </w:pPr>
      <w:r>
        <w:rPr>
          <w:bCs/>
          <w:noProof/>
          <w:sz w:val="20"/>
          <w:szCs w:val="20"/>
        </w:rPr>
        <mc:AlternateContent>
          <mc:Choice Requires="wps">
            <w:drawing>
              <wp:anchor distT="0" distB="0" distL="114300" distR="114300" simplePos="0" relativeHeight="251926528" behindDoc="0" locked="0" layoutInCell="1" allowOverlap="1" wp14:anchorId="15EADF24" wp14:editId="5B298583">
                <wp:simplePos x="0" y="0"/>
                <wp:positionH relativeFrom="column">
                  <wp:posOffset>714375</wp:posOffset>
                </wp:positionH>
                <wp:positionV relativeFrom="paragraph">
                  <wp:posOffset>100965</wp:posOffset>
                </wp:positionV>
                <wp:extent cx="5160120" cy="828675"/>
                <wp:effectExtent l="57150" t="19050" r="59690" b="85725"/>
                <wp:wrapNone/>
                <wp:docPr id="94" name="Rectángulo redondeado 94"/>
                <wp:cNvGraphicFramePr/>
                <a:graphic xmlns:a="http://schemas.openxmlformats.org/drawingml/2006/main">
                  <a:graphicData uri="http://schemas.microsoft.com/office/word/2010/wordprocessingShape">
                    <wps:wsp>
                      <wps:cNvSpPr/>
                      <wps:spPr>
                        <a:xfrm>
                          <a:off x="0" y="0"/>
                          <a:ext cx="5160120" cy="828675"/>
                        </a:xfrm>
                        <a:prstGeom prst="roundRect">
                          <a:avLst/>
                        </a:prstGeom>
                        <a:solidFill>
                          <a:schemeClr val="accent3">
                            <a:lumMod val="60000"/>
                            <a:lumOff val="40000"/>
                          </a:schemeClr>
                        </a:solidFill>
                        <a:ln>
                          <a:noFill/>
                        </a:ln>
                      </wps:spPr>
                      <wps:style>
                        <a:lnRef idx="1">
                          <a:schemeClr val="accent1"/>
                        </a:lnRef>
                        <a:fillRef idx="3">
                          <a:schemeClr val="accent1"/>
                        </a:fillRef>
                        <a:effectRef idx="2">
                          <a:schemeClr val="accent1"/>
                        </a:effectRef>
                        <a:fontRef idx="minor">
                          <a:schemeClr val="lt1"/>
                        </a:fontRef>
                      </wps:style>
                      <wps:txbx>
                        <w:txbxContent>
                          <w:p w:rsidRPr="0075352B" w:rsidR="0075352B" w:rsidP="0075352B" w:rsidRDefault="0075352B" w14:paraId="33BD5C4B" w14:textId="2287DA5E">
                            <w:pPr>
                              <w:jc w:val="center"/>
                              <w:rPr>
                                <w:color w:val="000000" w:themeColor="text1"/>
                                <w:sz w:val="20"/>
                                <w:lang w:val="es-ES"/>
                              </w:rPr>
                            </w:pPr>
                            <w:r w:rsidRPr="0075352B">
                              <w:rPr>
                                <w:color w:val="000000" w:themeColor="text1"/>
                                <w:sz w:val="20"/>
                                <w:lang w:val="es-ES"/>
                              </w:rPr>
                              <w:t>Un conjunto de requerimientos hace referencia a un conjunto sistemático de técnicas, es decir, algo que es bien conocido y aplicado de manera sistemática; sin embargo, esta gestión depende de la entrevista con el cliente o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94" style="position:absolute;left:0;text-align:left;margin-left:56.25pt;margin-top:7.95pt;width:406.3pt;height:65.2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c2d69b [1942]" stroked="f" arcsize="10923f" w14:anchorId="15EADF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">
                <v:shadow on="t" color="black" opacity="22937f" offset="0,.63889mm" origin=",.5"/>
                <v:textbox>
                  <w:txbxContent>
                    <w:p w:rsidRPr="0075352B" w:rsidR="0075352B" w:rsidP="0075352B" w:rsidRDefault="0075352B" w14:paraId="33BD5C4B" w14:textId="2287DA5E">
                      <w:pPr>
                        <w:jc w:val="center"/>
                        <w:rPr>
                          <w:color w:val="000000" w:themeColor="text1"/>
                          <w:sz w:val="20"/>
                          <w:lang w:val="es-ES"/>
                        </w:rPr>
                      </w:pPr>
                      <w:r w:rsidRPr="0075352B">
                        <w:rPr>
                          <w:color w:val="000000" w:themeColor="text1"/>
                          <w:sz w:val="20"/>
                          <w:lang w:val="es-ES"/>
                        </w:rPr>
                        <w:t>Un conjunto de requerimientos hace referencia a un conjunto sistemático de técnicas, es decir, algo que es bien conocido y aplicado de manera sistemática; sin embargo, esta gestión depende de la entrevista con el cliente o usuario.</w:t>
                      </w:r>
                    </w:p>
                  </w:txbxContent>
                </v:textbox>
              </v:roundrect>
            </w:pict>
          </mc:Fallback>
        </mc:AlternateContent>
      </w:r>
    </w:p>
    <w:p w:rsidR="0075352B" w:rsidP="00B8516C" w:rsidRDefault="0075352B" w14:paraId="5880A497" w14:textId="367DAABD">
      <w:pPr>
        <w:pBdr>
          <w:top w:val="nil"/>
          <w:left w:val="nil"/>
          <w:bottom w:val="nil"/>
          <w:right w:val="nil"/>
          <w:between w:val="nil"/>
        </w:pBdr>
        <w:snapToGrid w:val="0"/>
        <w:spacing w:after="120"/>
        <w:jc w:val="both"/>
        <w:rPr>
          <w:sz w:val="20"/>
          <w:szCs w:val="20"/>
        </w:rPr>
      </w:pPr>
    </w:p>
    <w:p w:rsidR="0075352B" w:rsidP="00B8516C" w:rsidRDefault="0075352B" w14:paraId="65C0640E" w14:textId="6DF64FD8">
      <w:pPr>
        <w:pBdr>
          <w:top w:val="nil"/>
          <w:left w:val="nil"/>
          <w:bottom w:val="nil"/>
          <w:right w:val="nil"/>
          <w:between w:val="nil"/>
        </w:pBdr>
        <w:snapToGrid w:val="0"/>
        <w:spacing w:after="120"/>
        <w:jc w:val="both"/>
        <w:rPr>
          <w:sz w:val="20"/>
          <w:szCs w:val="20"/>
        </w:rPr>
      </w:pPr>
      <w:r>
        <w:rPr>
          <w:sz w:val="20"/>
          <w:szCs w:val="20"/>
        </w:rPr>
        <w:t xml:space="preserve">                       </w:t>
      </w:r>
      <w:commentRangeStart w:id="7"/>
      <w:commentRangeEnd w:id="7"/>
      <w:r>
        <w:rPr>
          <w:rStyle w:val="Refdecomentario"/>
        </w:rPr>
        <w:commentReference w:id="7"/>
      </w:r>
    </w:p>
    <w:p w:rsidR="0075352B" w:rsidP="00B8516C" w:rsidRDefault="0075352B" w14:paraId="10F616A0" w14:textId="4BCEBA36">
      <w:pPr>
        <w:pBdr>
          <w:top w:val="nil"/>
          <w:left w:val="nil"/>
          <w:bottom w:val="nil"/>
          <w:right w:val="nil"/>
          <w:between w:val="nil"/>
        </w:pBdr>
        <w:snapToGrid w:val="0"/>
        <w:spacing w:after="120"/>
        <w:jc w:val="both"/>
        <w:rPr>
          <w:sz w:val="20"/>
          <w:szCs w:val="20"/>
        </w:rPr>
      </w:pPr>
    </w:p>
    <w:p w:rsidRPr="00904AA5" w:rsidR="0075352B" w:rsidP="00B8516C" w:rsidRDefault="0075352B" w14:paraId="54CA8B66" w14:textId="77777777">
      <w:pPr>
        <w:pBdr>
          <w:top w:val="nil"/>
          <w:left w:val="nil"/>
          <w:bottom w:val="nil"/>
          <w:right w:val="nil"/>
          <w:between w:val="nil"/>
        </w:pBdr>
        <w:snapToGrid w:val="0"/>
        <w:spacing w:after="120"/>
        <w:jc w:val="both"/>
        <w:rPr>
          <w:sz w:val="20"/>
          <w:szCs w:val="20"/>
        </w:rPr>
      </w:pPr>
    </w:p>
    <w:p w:rsidR="009A4EF5" w:rsidP="0075352B" w:rsidRDefault="009A4EF5" w14:paraId="629C12FE" w14:textId="7C9AF4FE">
      <w:pPr>
        <w:pBdr>
          <w:top w:val="nil"/>
          <w:left w:val="nil"/>
          <w:bottom w:val="nil"/>
          <w:right w:val="nil"/>
          <w:between w:val="nil"/>
        </w:pBdr>
        <w:snapToGrid w:val="0"/>
        <w:jc w:val="both"/>
        <w:rPr>
          <w:b/>
          <w:bCs/>
          <w:color w:val="000000"/>
          <w:sz w:val="20"/>
          <w:szCs w:val="20"/>
        </w:rPr>
      </w:pPr>
      <w:r w:rsidRPr="00904AA5">
        <w:rPr>
          <w:bCs/>
          <w:color w:val="000000"/>
          <w:sz w:val="20"/>
          <w:szCs w:val="20"/>
        </w:rPr>
        <w:t>E</w:t>
      </w:r>
      <w:r w:rsidRPr="00904AA5" w:rsidR="00FB3366">
        <w:rPr>
          <w:bCs/>
          <w:color w:val="000000"/>
          <w:sz w:val="20"/>
          <w:szCs w:val="20"/>
        </w:rPr>
        <w:t>s posible mencionar</w:t>
      </w:r>
      <w:r w:rsidR="00B301E1">
        <w:rPr>
          <w:bCs/>
          <w:color w:val="000000"/>
          <w:sz w:val="20"/>
          <w:szCs w:val="20"/>
        </w:rPr>
        <w:t xml:space="preserve"> </w:t>
      </w:r>
      <w:r w:rsidRPr="00904AA5" w:rsidR="00FB3366">
        <w:rPr>
          <w:bCs/>
          <w:color w:val="000000"/>
          <w:sz w:val="20"/>
          <w:szCs w:val="20"/>
        </w:rPr>
        <w:t>que e</w:t>
      </w:r>
      <w:r w:rsidRPr="00904AA5">
        <w:rPr>
          <w:bCs/>
          <w:color w:val="000000"/>
          <w:sz w:val="20"/>
          <w:szCs w:val="20"/>
        </w:rPr>
        <w:t xml:space="preserve">l origen del problema </w:t>
      </w:r>
      <w:r w:rsidRPr="00904AA5" w:rsidR="00FB3366">
        <w:rPr>
          <w:bCs/>
          <w:color w:val="000000"/>
          <w:sz w:val="20"/>
          <w:szCs w:val="20"/>
        </w:rPr>
        <w:t>para definir los requerimientos</w:t>
      </w:r>
      <w:r w:rsidR="0075352B">
        <w:rPr>
          <w:bCs/>
          <w:color w:val="000000"/>
          <w:sz w:val="20"/>
          <w:szCs w:val="20"/>
        </w:rPr>
        <w:t>,</w:t>
      </w:r>
      <w:r w:rsidRPr="00904AA5" w:rsidR="00FB3366">
        <w:rPr>
          <w:bCs/>
          <w:color w:val="000000"/>
          <w:sz w:val="20"/>
          <w:szCs w:val="20"/>
        </w:rPr>
        <w:t xml:space="preserve"> </w:t>
      </w:r>
      <w:r w:rsidRPr="00904AA5">
        <w:rPr>
          <w:bCs/>
          <w:color w:val="000000"/>
          <w:sz w:val="20"/>
          <w:szCs w:val="20"/>
        </w:rPr>
        <w:t xml:space="preserve">parte de la información oculta en la entrevista con el cliente o usuario, </w:t>
      </w:r>
      <w:r w:rsidRPr="00904AA5" w:rsidR="009601D9">
        <w:rPr>
          <w:bCs/>
          <w:color w:val="000000"/>
          <w:sz w:val="20"/>
          <w:szCs w:val="20"/>
        </w:rPr>
        <w:t>en la que</w:t>
      </w:r>
      <w:r w:rsidRPr="00904AA5" w:rsidR="00157765">
        <w:rPr>
          <w:bCs/>
          <w:color w:val="000000"/>
          <w:sz w:val="20"/>
          <w:szCs w:val="20"/>
        </w:rPr>
        <w:t>,</w:t>
      </w:r>
      <w:r w:rsidRPr="00904AA5" w:rsidR="009601D9">
        <w:rPr>
          <w:bCs/>
          <w:color w:val="000000"/>
          <w:sz w:val="20"/>
          <w:szCs w:val="20"/>
        </w:rPr>
        <w:t xml:space="preserve"> debido a</w:t>
      </w:r>
      <w:r w:rsidRPr="00904AA5">
        <w:rPr>
          <w:bCs/>
          <w:color w:val="000000"/>
          <w:sz w:val="20"/>
          <w:szCs w:val="20"/>
        </w:rPr>
        <w:t xml:space="preserve"> cualquier razón, </w:t>
      </w:r>
      <w:r w:rsidRPr="00904AA5" w:rsidR="00FB3366">
        <w:rPr>
          <w:bCs/>
          <w:color w:val="000000"/>
          <w:sz w:val="20"/>
          <w:szCs w:val="20"/>
        </w:rPr>
        <w:t>este</w:t>
      </w:r>
      <w:r w:rsidRPr="00904AA5">
        <w:rPr>
          <w:bCs/>
          <w:color w:val="000000"/>
          <w:sz w:val="20"/>
          <w:szCs w:val="20"/>
        </w:rPr>
        <w:t xml:space="preserve"> ignora una parte de las necesidades</w:t>
      </w:r>
      <w:r w:rsidRPr="00904AA5" w:rsidR="009601D9">
        <w:rPr>
          <w:bCs/>
          <w:color w:val="000000"/>
          <w:sz w:val="20"/>
          <w:szCs w:val="20"/>
        </w:rPr>
        <w:t xml:space="preserve">, </w:t>
      </w:r>
      <w:r w:rsidRPr="00904AA5">
        <w:rPr>
          <w:bCs/>
          <w:color w:val="000000"/>
          <w:sz w:val="20"/>
          <w:szCs w:val="20"/>
        </w:rPr>
        <w:t>genera</w:t>
      </w:r>
      <w:r w:rsidRPr="00904AA5" w:rsidR="00F100F2">
        <w:rPr>
          <w:bCs/>
          <w:color w:val="000000"/>
          <w:sz w:val="20"/>
          <w:szCs w:val="20"/>
        </w:rPr>
        <w:t>ndo</w:t>
      </w:r>
      <w:r w:rsidRPr="00904AA5">
        <w:rPr>
          <w:bCs/>
          <w:color w:val="000000"/>
          <w:sz w:val="20"/>
          <w:szCs w:val="20"/>
        </w:rPr>
        <w:t xml:space="preserve"> retrasos y reestructuración de los requerimientos, </w:t>
      </w:r>
      <w:r w:rsidRPr="00904AA5" w:rsidR="00FB3366">
        <w:rPr>
          <w:bCs/>
          <w:color w:val="000000"/>
          <w:sz w:val="20"/>
          <w:szCs w:val="20"/>
        </w:rPr>
        <w:t xml:space="preserve">induciendo </w:t>
      </w:r>
      <w:r w:rsidRPr="00904AA5">
        <w:rPr>
          <w:bCs/>
          <w:color w:val="000000"/>
          <w:sz w:val="20"/>
          <w:szCs w:val="20"/>
        </w:rPr>
        <w:t xml:space="preserve">la no satisfacción del programa al usuario. </w:t>
      </w:r>
      <w:r w:rsidRPr="00904AA5">
        <w:rPr>
          <w:b/>
          <w:bCs/>
          <w:color w:val="000000"/>
          <w:sz w:val="20"/>
          <w:szCs w:val="20"/>
        </w:rPr>
        <w:t>Por es</w:t>
      </w:r>
      <w:r w:rsidRPr="00904AA5" w:rsidR="00FB3366">
        <w:rPr>
          <w:b/>
          <w:bCs/>
          <w:color w:val="000000"/>
          <w:sz w:val="20"/>
          <w:szCs w:val="20"/>
        </w:rPr>
        <w:t>t</w:t>
      </w:r>
      <w:r w:rsidRPr="00904AA5">
        <w:rPr>
          <w:b/>
          <w:bCs/>
          <w:color w:val="000000"/>
          <w:sz w:val="20"/>
          <w:szCs w:val="20"/>
        </w:rPr>
        <w:t>o es importante el análisis, la documentación y la especificación de los requerimientos.</w:t>
      </w:r>
    </w:p>
    <w:p w:rsidRPr="00904AA5" w:rsidR="0075352B" w:rsidP="0075352B" w:rsidRDefault="0075352B" w14:paraId="5FB5BA05" w14:textId="77777777">
      <w:pPr>
        <w:pBdr>
          <w:top w:val="nil"/>
          <w:left w:val="nil"/>
          <w:bottom w:val="nil"/>
          <w:right w:val="nil"/>
          <w:between w:val="nil"/>
        </w:pBdr>
        <w:snapToGrid w:val="0"/>
        <w:jc w:val="both"/>
        <w:rPr>
          <w:b/>
          <w:bCs/>
          <w:color w:val="000000"/>
          <w:sz w:val="20"/>
          <w:szCs w:val="20"/>
        </w:rPr>
      </w:pPr>
    </w:p>
    <w:p w:rsidRPr="00904AA5" w:rsidR="009601D9" w:rsidP="0075352B" w:rsidRDefault="00FB3366" w14:paraId="722D4992" w14:textId="0B843B5E">
      <w:pPr>
        <w:pBdr>
          <w:top w:val="nil"/>
          <w:left w:val="nil"/>
          <w:bottom w:val="nil"/>
          <w:right w:val="nil"/>
          <w:between w:val="nil"/>
        </w:pBdr>
        <w:snapToGrid w:val="0"/>
        <w:jc w:val="both"/>
        <w:rPr>
          <w:bCs/>
          <w:color w:val="000000"/>
          <w:sz w:val="20"/>
          <w:szCs w:val="20"/>
        </w:rPr>
      </w:pPr>
      <w:r w:rsidRPr="00904AA5">
        <w:rPr>
          <w:bCs/>
          <w:color w:val="000000"/>
          <w:sz w:val="20"/>
          <w:szCs w:val="20"/>
        </w:rPr>
        <w:t xml:space="preserve">En este sentido, </w:t>
      </w:r>
      <w:r w:rsidRPr="00904AA5" w:rsidR="009601D9">
        <w:rPr>
          <w:bCs/>
          <w:color w:val="000000"/>
          <w:sz w:val="20"/>
          <w:szCs w:val="20"/>
        </w:rPr>
        <w:t xml:space="preserve">es necesario saber cómo se pueden </w:t>
      </w:r>
      <w:r w:rsidR="00AF442A">
        <w:rPr>
          <w:bCs/>
          <w:color w:val="000000"/>
          <w:sz w:val="20"/>
          <w:szCs w:val="20"/>
        </w:rPr>
        <w:t>generar</w:t>
      </w:r>
      <w:r w:rsidRPr="00904AA5" w:rsidR="00AF442A">
        <w:rPr>
          <w:bCs/>
          <w:color w:val="000000"/>
          <w:sz w:val="20"/>
          <w:szCs w:val="20"/>
        </w:rPr>
        <w:t xml:space="preserve"> </w:t>
      </w:r>
      <w:r w:rsidRPr="00904AA5" w:rsidR="009601D9">
        <w:rPr>
          <w:bCs/>
          <w:color w:val="000000"/>
          <w:sz w:val="20"/>
          <w:szCs w:val="20"/>
        </w:rPr>
        <w:t>estos requerimientos</w:t>
      </w:r>
      <w:r w:rsidRPr="00904AA5" w:rsidR="003D4EDE">
        <w:rPr>
          <w:bCs/>
          <w:color w:val="000000"/>
          <w:sz w:val="20"/>
          <w:szCs w:val="20"/>
        </w:rPr>
        <w:t>:</w:t>
      </w:r>
    </w:p>
    <w:p w:rsidRPr="00904AA5" w:rsidR="009A4EF5" w:rsidP="0075352B" w:rsidRDefault="009601D9" w14:paraId="145DBCD7" w14:textId="22CC0D84">
      <w:pPr>
        <w:pStyle w:val="Prrafodelista"/>
        <w:pBdr>
          <w:top w:val="nil"/>
          <w:left w:val="nil"/>
          <w:bottom w:val="nil"/>
          <w:right w:val="nil"/>
          <w:between w:val="nil"/>
        </w:pBdr>
        <w:snapToGrid w:val="0"/>
        <w:ind w:left="390"/>
        <w:contextualSpacing w:val="0"/>
        <w:rPr>
          <w:bCs/>
          <w:color w:val="000000"/>
          <w:sz w:val="20"/>
          <w:szCs w:val="20"/>
        </w:rPr>
      </w:pPr>
      <w:r w:rsidRPr="00904AA5">
        <w:rPr>
          <w:b/>
          <w:noProof/>
          <w:sz w:val="20"/>
          <w:szCs w:val="20"/>
        </w:rPr>
        <mc:AlternateContent>
          <mc:Choice Requires="wps">
            <w:drawing>
              <wp:anchor distT="0" distB="0" distL="114300" distR="114300" simplePos="0" relativeHeight="251793408" behindDoc="0" locked="0" layoutInCell="1" allowOverlap="1" wp14:anchorId="72AF9F28" wp14:editId="3DD25C04">
                <wp:simplePos x="0" y="0"/>
                <wp:positionH relativeFrom="column">
                  <wp:posOffset>80010</wp:posOffset>
                </wp:positionH>
                <wp:positionV relativeFrom="paragraph">
                  <wp:posOffset>147955</wp:posOffset>
                </wp:positionV>
                <wp:extent cx="6324600" cy="590550"/>
                <wp:effectExtent l="57150" t="19050" r="76200" b="95250"/>
                <wp:wrapNone/>
                <wp:docPr id="20" name="Rectángulo 20"/>
                <wp:cNvGraphicFramePr/>
                <a:graphic xmlns:a="http://schemas.openxmlformats.org/drawingml/2006/main">
                  <a:graphicData uri="http://schemas.microsoft.com/office/word/2010/wordprocessingShape">
                    <wps:wsp>
                      <wps:cNvSpPr/>
                      <wps:spPr>
                        <a:xfrm>
                          <a:off x="0" y="0"/>
                          <a:ext cx="6324600" cy="59055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002316A1" w:rsidP="002975F3" w:rsidRDefault="002316A1" w14:paraId="4D688EFF" w14:textId="61B19CE1">
                            <w:pPr>
                              <w:jc w:val="center"/>
                              <w:rPr>
                                <w:lang w:val="es-MX"/>
                              </w:rPr>
                            </w:pPr>
                            <w:r>
                              <w:rPr>
                                <w:lang w:val="es-MX"/>
                              </w:rPr>
                              <w:t xml:space="preserve">Pestañas </w:t>
                            </w:r>
                          </w:p>
                          <w:p w:rsidRPr="002975F3" w:rsidR="002316A1" w:rsidP="002975F3" w:rsidRDefault="002316A1" w14:paraId="75DC4B96" w14:textId="1785D199">
                            <w:pPr>
                              <w:jc w:val="center"/>
                              <w:rPr>
                                <w:lang w:val="es-MX"/>
                              </w:rPr>
                            </w:pPr>
                            <w:r>
                              <w:rPr>
                                <w:lang w:val="es-MX"/>
                              </w:rPr>
                              <w:t>CF07_1.1</w:t>
                            </w:r>
                            <w:ins w:author="Humberto Arias Diaz" w:date="2023-10-02T16:09:00Z" w:id="8">
                              <w:r>
                                <w:rPr>
                                  <w:lang w:val="es-MX"/>
                                </w:rPr>
                                <w:t>_</w:t>
                              </w:r>
                            </w:ins>
                            <w:del w:author="Humberto Arias Diaz" w:date="2023-10-02T16:09:00Z" w:id="9">
                              <w:r w:rsidDel="00E96FD7">
                                <w:rPr>
                                  <w:lang w:val="es-MX"/>
                                </w:rPr>
                                <w:delText>.</w:delText>
                              </w:r>
                            </w:del>
                            <w:ins w:author="Humberto Arias Diaz" w:date="2023-10-02T16:08:00Z" w:id="10">
                              <w:r>
                                <w:rPr>
                                  <w:lang w:val="es-MX"/>
                                </w:rPr>
                                <w:t>a_</w:t>
                              </w:r>
                            </w:ins>
                            <w:del w:author="Humberto Arias Diaz" w:date="2023-10-02T16:08:00Z" w:id="11">
                              <w:r w:rsidDel="00E96FD7">
                                <w:rPr>
                                  <w:lang w:val="es-MX"/>
                                </w:rPr>
                                <w:delText xml:space="preserve"> </w:delText>
                              </w:r>
                            </w:del>
                            <w:r>
                              <w:rPr>
                                <w:lang w:val="es-MX"/>
                              </w:rPr>
                              <w:t>Gestión de requerimientos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0" style="position:absolute;left:0;text-align:left;margin-left:6.3pt;margin-top:11.65pt;width:498pt;height:46.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39a900" strokecolor="#4579b8 [3044]" w14:anchorId="72AF9F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">
                <v:shadow on="t" color="black" opacity="22937f" offset="0,.63889mm" origin=",.5"/>
                <v:textbox>
                  <w:txbxContent>
                    <w:p w:rsidR="002316A1" w:rsidP="002975F3" w:rsidRDefault="002316A1" w14:paraId="4D688EFF" w14:textId="61B19CE1">
                      <w:pPr>
                        <w:jc w:val="center"/>
                        <w:rPr>
                          <w:lang w:val="es-MX"/>
                        </w:rPr>
                      </w:pPr>
                      <w:r>
                        <w:rPr>
                          <w:lang w:val="es-MX"/>
                        </w:rPr>
                        <w:t xml:space="preserve">Pestañas </w:t>
                      </w:r>
                    </w:p>
                    <w:p w:rsidRPr="002975F3" w:rsidR="002316A1" w:rsidP="002975F3" w:rsidRDefault="002316A1" w14:paraId="75DC4B96" w14:textId="1785D199">
                      <w:pPr>
                        <w:jc w:val="center"/>
                        <w:rPr>
                          <w:lang w:val="es-MX"/>
                        </w:rPr>
                      </w:pPr>
                      <w:r>
                        <w:rPr>
                          <w:lang w:val="es-MX"/>
                        </w:rPr>
                        <w:t>CF07_1.1</w:t>
                      </w:r>
                      <w:ins w:author="Humberto Arias Diaz" w:date="2023-10-02T16:09:00Z" w:id="12">
                        <w:r>
                          <w:rPr>
                            <w:lang w:val="es-MX"/>
                          </w:rPr>
                          <w:t>_</w:t>
                        </w:r>
                      </w:ins>
                      <w:del w:author="Humberto Arias Diaz" w:date="2023-10-02T16:09:00Z" w:id="13">
                        <w:r w:rsidDel="00E96FD7">
                          <w:rPr>
                            <w:lang w:val="es-MX"/>
                          </w:rPr>
                          <w:delText>.</w:delText>
                        </w:r>
                      </w:del>
                      <w:ins w:author="Humberto Arias Diaz" w:date="2023-10-02T16:08:00Z" w:id="14">
                        <w:r>
                          <w:rPr>
                            <w:lang w:val="es-MX"/>
                          </w:rPr>
                          <w:t>a_</w:t>
                        </w:r>
                      </w:ins>
                      <w:del w:author="Humberto Arias Diaz" w:date="2023-10-02T16:08:00Z" w:id="15">
                        <w:r w:rsidDel="00E96FD7">
                          <w:rPr>
                            <w:lang w:val="es-MX"/>
                          </w:rPr>
                          <w:delText xml:space="preserve"> </w:delText>
                        </w:r>
                      </w:del>
                      <w:r>
                        <w:rPr>
                          <w:lang w:val="es-MX"/>
                        </w:rPr>
                        <w:t>Gestión de requerimientos</w:t>
                      </w:r>
                    </w:p>
                  </w:txbxContent>
                </v:textbox>
              </v:rect>
            </w:pict>
          </mc:Fallback>
        </mc:AlternateContent>
      </w:r>
    </w:p>
    <w:p w:rsidR="009A4EF5" w:rsidP="0075352B" w:rsidRDefault="009A4EF5" w14:paraId="0F1EF0F6" w14:textId="21A0E605">
      <w:pPr>
        <w:pStyle w:val="Prrafodelista"/>
        <w:pBdr>
          <w:top w:val="nil"/>
          <w:left w:val="nil"/>
          <w:bottom w:val="nil"/>
          <w:right w:val="nil"/>
          <w:between w:val="nil"/>
        </w:pBdr>
        <w:snapToGrid w:val="0"/>
        <w:ind w:left="390"/>
        <w:contextualSpacing w:val="0"/>
        <w:rPr>
          <w:bCs/>
          <w:color w:val="000000"/>
          <w:sz w:val="20"/>
          <w:szCs w:val="20"/>
        </w:rPr>
      </w:pPr>
    </w:p>
    <w:p w:rsidR="0075352B" w:rsidP="0075352B" w:rsidRDefault="0075352B" w14:paraId="34A51B25" w14:textId="3D0F1F4D">
      <w:pPr>
        <w:pStyle w:val="Prrafodelista"/>
        <w:pBdr>
          <w:top w:val="nil"/>
          <w:left w:val="nil"/>
          <w:bottom w:val="nil"/>
          <w:right w:val="nil"/>
          <w:between w:val="nil"/>
        </w:pBdr>
        <w:snapToGrid w:val="0"/>
        <w:ind w:left="390"/>
        <w:contextualSpacing w:val="0"/>
        <w:rPr>
          <w:bCs/>
          <w:color w:val="000000"/>
          <w:sz w:val="20"/>
          <w:szCs w:val="20"/>
        </w:rPr>
      </w:pPr>
    </w:p>
    <w:p w:rsidR="0075352B" w:rsidP="0075352B" w:rsidRDefault="0075352B" w14:paraId="0830A40B" w14:textId="77777777">
      <w:pPr>
        <w:pStyle w:val="Prrafodelista"/>
        <w:pBdr>
          <w:top w:val="nil"/>
          <w:left w:val="nil"/>
          <w:bottom w:val="nil"/>
          <w:right w:val="nil"/>
          <w:between w:val="nil"/>
        </w:pBdr>
        <w:snapToGrid w:val="0"/>
        <w:ind w:left="390"/>
        <w:contextualSpacing w:val="0"/>
        <w:rPr>
          <w:bCs/>
          <w:color w:val="000000"/>
          <w:sz w:val="20"/>
          <w:szCs w:val="20"/>
        </w:rPr>
      </w:pPr>
    </w:p>
    <w:p w:rsidR="003E7BFE" w:rsidP="0075352B" w:rsidRDefault="003E7BFE" w14:paraId="34A15C5E" w14:textId="2D615984">
      <w:pPr>
        <w:pStyle w:val="Prrafodelista"/>
        <w:pBdr>
          <w:top w:val="nil"/>
          <w:left w:val="nil"/>
          <w:bottom w:val="nil"/>
          <w:right w:val="nil"/>
          <w:between w:val="nil"/>
        </w:pBdr>
        <w:snapToGrid w:val="0"/>
        <w:ind w:left="390"/>
        <w:contextualSpacing w:val="0"/>
        <w:rPr>
          <w:bCs/>
          <w:color w:val="000000"/>
          <w:sz w:val="20"/>
          <w:szCs w:val="20"/>
        </w:rPr>
      </w:pPr>
    </w:p>
    <w:p w:rsidRPr="0086353E" w:rsidR="003E7BFE" w:rsidP="0075352B" w:rsidRDefault="003E7BFE" w14:paraId="0AB3EEDA" w14:textId="77777777">
      <w:pPr>
        <w:pStyle w:val="Prrafodelista"/>
        <w:pBdr>
          <w:top w:val="nil"/>
          <w:left w:val="nil"/>
          <w:bottom w:val="nil"/>
          <w:right w:val="nil"/>
          <w:between w:val="nil"/>
        </w:pBdr>
        <w:snapToGrid w:val="0"/>
        <w:ind w:left="390"/>
        <w:contextualSpacing w:val="0"/>
        <w:rPr>
          <w:bCs/>
          <w:color w:val="000000"/>
          <w:sz w:val="20"/>
          <w:szCs w:val="20"/>
        </w:rPr>
      </w:pPr>
    </w:p>
    <w:p w:rsidR="00F100F2" w:rsidP="00BA059C" w:rsidRDefault="00C15424" w14:paraId="01731BBF" w14:textId="378B5844">
      <w:pPr>
        <w:pStyle w:val="Prrafodelista"/>
        <w:numPr>
          <w:ilvl w:val="0"/>
          <w:numId w:val="9"/>
        </w:numPr>
        <w:snapToGrid w:val="0"/>
        <w:rPr>
          <w:b/>
          <w:sz w:val="20"/>
          <w:szCs w:val="20"/>
        </w:rPr>
      </w:pPr>
      <w:r w:rsidRPr="002316A1">
        <w:rPr>
          <w:b/>
          <w:sz w:val="20"/>
          <w:szCs w:val="20"/>
        </w:rPr>
        <w:t>Gestión</w:t>
      </w:r>
      <w:r w:rsidRPr="002316A1" w:rsidR="004B251B">
        <w:rPr>
          <w:b/>
          <w:sz w:val="20"/>
          <w:szCs w:val="20"/>
        </w:rPr>
        <w:t xml:space="preserve"> de requerimientos de</w:t>
      </w:r>
      <w:r w:rsidRPr="002316A1">
        <w:rPr>
          <w:b/>
          <w:sz w:val="20"/>
          <w:szCs w:val="20"/>
        </w:rPr>
        <w:t xml:space="preserve">l </w:t>
      </w:r>
      <w:r w:rsidRPr="002316A1" w:rsidR="004B251B">
        <w:rPr>
          <w:b/>
          <w:sz w:val="20"/>
          <w:szCs w:val="20"/>
        </w:rPr>
        <w:t>sistema</w:t>
      </w:r>
    </w:p>
    <w:p w:rsidRPr="002316A1" w:rsidR="0075352B" w:rsidP="0075352B" w:rsidRDefault="0075352B" w14:paraId="77C6089C" w14:textId="77777777">
      <w:pPr>
        <w:pStyle w:val="Prrafodelista"/>
        <w:snapToGrid w:val="0"/>
        <w:rPr>
          <w:b/>
          <w:sz w:val="20"/>
          <w:szCs w:val="20"/>
        </w:rPr>
      </w:pPr>
    </w:p>
    <w:p w:rsidR="00C15424" w:rsidP="0075352B" w:rsidRDefault="003D4EDE" w14:paraId="37C3B462" w14:textId="5F5DC508">
      <w:pPr>
        <w:pBdr>
          <w:top w:val="nil"/>
          <w:left w:val="nil"/>
          <w:bottom w:val="nil"/>
          <w:right w:val="nil"/>
          <w:between w:val="nil"/>
        </w:pBdr>
        <w:snapToGrid w:val="0"/>
        <w:jc w:val="both"/>
        <w:rPr>
          <w:bCs/>
          <w:sz w:val="20"/>
          <w:szCs w:val="20"/>
        </w:rPr>
      </w:pPr>
      <w:r w:rsidRPr="00904AA5">
        <w:rPr>
          <w:bCs/>
          <w:sz w:val="20"/>
          <w:szCs w:val="20"/>
        </w:rPr>
        <w:t xml:space="preserve">Este tipo de requerimiento </w:t>
      </w:r>
      <w:r w:rsidRPr="00904AA5" w:rsidR="00C15424">
        <w:rPr>
          <w:bCs/>
          <w:sz w:val="20"/>
          <w:szCs w:val="20"/>
        </w:rPr>
        <w:t xml:space="preserve">establece las funcionalidades del sistema, en cuanto a procesos, consultas, alarmas, reportes, interfaces, seguridad y demás elementos que la organización requiera, de tal forma </w:t>
      </w:r>
      <w:r w:rsidRPr="00904AA5" w:rsidR="006131E7">
        <w:rPr>
          <w:bCs/>
          <w:sz w:val="20"/>
          <w:szCs w:val="20"/>
        </w:rPr>
        <w:t>que,</w:t>
      </w:r>
      <w:r w:rsidRPr="00904AA5" w:rsidR="00C15424">
        <w:rPr>
          <w:bCs/>
          <w:sz w:val="20"/>
          <w:szCs w:val="20"/>
        </w:rPr>
        <w:t xml:space="preserve"> si no hay una identificación plena, el </w:t>
      </w:r>
      <w:r w:rsidRPr="00904AA5" w:rsidR="00C15424">
        <w:rPr>
          <w:bCs/>
          <w:i/>
          <w:sz w:val="20"/>
          <w:szCs w:val="20"/>
        </w:rPr>
        <w:t>software</w:t>
      </w:r>
      <w:r w:rsidRPr="00904AA5" w:rsidR="00C15424">
        <w:rPr>
          <w:bCs/>
          <w:sz w:val="20"/>
          <w:szCs w:val="20"/>
        </w:rPr>
        <w:t xml:space="preserve"> no proporcionará al usuario la funcionalidad esperada. Además, </w:t>
      </w:r>
      <w:r w:rsidRPr="00904AA5">
        <w:rPr>
          <w:bCs/>
          <w:sz w:val="20"/>
          <w:szCs w:val="20"/>
        </w:rPr>
        <w:t>es importante c</w:t>
      </w:r>
      <w:r w:rsidRPr="00904AA5" w:rsidR="00C15424">
        <w:rPr>
          <w:bCs/>
          <w:sz w:val="20"/>
          <w:szCs w:val="20"/>
        </w:rPr>
        <w:t>onocer la información</w:t>
      </w:r>
      <w:r w:rsidRPr="00904AA5">
        <w:rPr>
          <w:bCs/>
          <w:sz w:val="20"/>
          <w:szCs w:val="20"/>
        </w:rPr>
        <w:t xml:space="preserve"> completa y ne</w:t>
      </w:r>
      <w:r w:rsidRPr="00904AA5" w:rsidR="00C15424">
        <w:rPr>
          <w:bCs/>
          <w:sz w:val="20"/>
          <w:szCs w:val="20"/>
        </w:rPr>
        <w:t xml:space="preserve">cesaria para </w:t>
      </w:r>
      <w:r w:rsidRPr="00904AA5" w:rsidR="00F84A94">
        <w:rPr>
          <w:bCs/>
          <w:sz w:val="20"/>
          <w:szCs w:val="20"/>
        </w:rPr>
        <w:t>estimar</w:t>
      </w:r>
      <w:r w:rsidRPr="00904AA5" w:rsidR="00C15424">
        <w:rPr>
          <w:bCs/>
          <w:sz w:val="20"/>
          <w:szCs w:val="20"/>
        </w:rPr>
        <w:t xml:space="preserve"> un aproximado del alcance real de</w:t>
      </w:r>
      <w:r w:rsidRPr="00904AA5" w:rsidR="00F84A94">
        <w:rPr>
          <w:bCs/>
          <w:sz w:val="20"/>
          <w:szCs w:val="20"/>
        </w:rPr>
        <w:t xml:space="preserve">l </w:t>
      </w:r>
      <w:r w:rsidRPr="00904AA5" w:rsidR="00C15424">
        <w:rPr>
          <w:bCs/>
          <w:sz w:val="20"/>
          <w:szCs w:val="20"/>
        </w:rPr>
        <w:t xml:space="preserve">proyecto. </w:t>
      </w:r>
    </w:p>
    <w:p w:rsidR="0075352B" w:rsidP="0075352B" w:rsidRDefault="0075352B" w14:paraId="2B5CA0AB" w14:textId="77777777">
      <w:pPr>
        <w:pBdr>
          <w:top w:val="nil"/>
          <w:left w:val="nil"/>
          <w:bottom w:val="nil"/>
          <w:right w:val="nil"/>
          <w:between w:val="nil"/>
        </w:pBdr>
        <w:snapToGrid w:val="0"/>
        <w:jc w:val="both"/>
        <w:rPr>
          <w:bCs/>
          <w:sz w:val="20"/>
          <w:szCs w:val="20"/>
        </w:rPr>
      </w:pPr>
    </w:p>
    <w:p w:rsidR="00FC4AA7" w:rsidP="0075352B" w:rsidRDefault="00FC4AA7" w14:paraId="3CF188AB" w14:textId="3CB3B075">
      <w:pPr>
        <w:pBdr>
          <w:top w:val="nil"/>
          <w:left w:val="nil"/>
          <w:bottom w:val="nil"/>
          <w:right w:val="nil"/>
          <w:between w:val="nil"/>
        </w:pBdr>
        <w:snapToGrid w:val="0"/>
        <w:jc w:val="both"/>
        <w:rPr>
          <w:bCs/>
          <w:sz w:val="20"/>
          <w:szCs w:val="20"/>
        </w:rPr>
      </w:pPr>
      <w:r w:rsidRPr="00881375">
        <w:rPr>
          <w:bCs/>
          <w:sz w:val="20"/>
          <w:szCs w:val="20"/>
        </w:rPr>
        <w:t xml:space="preserve">La gestión de requerimientos del sistema implica la colaboración entre diferentes equipos y partes interesadas, como analistas de negocios, desarrolladores, </w:t>
      </w:r>
      <w:r w:rsidRPr="002316A1">
        <w:rPr>
          <w:bCs/>
          <w:i/>
          <w:sz w:val="20"/>
          <w:szCs w:val="20"/>
        </w:rPr>
        <w:t>testers</w:t>
      </w:r>
      <w:r w:rsidRPr="00881375">
        <w:rPr>
          <w:bCs/>
          <w:sz w:val="20"/>
          <w:szCs w:val="20"/>
        </w:rPr>
        <w:t xml:space="preserve"> y usuarios finales, para garantizar que el sistema entregue el valor esperado y cumpla con los objetivos</w:t>
      </w:r>
      <w:r>
        <w:rPr>
          <w:bCs/>
          <w:sz w:val="20"/>
          <w:szCs w:val="20"/>
        </w:rPr>
        <w:t xml:space="preserve"> estratégicos de las organizaciones</w:t>
      </w:r>
      <w:r w:rsidRPr="00881375">
        <w:rPr>
          <w:bCs/>
          <w:sz w:val="20"/>
          <w:szCs w:val="20"/>
        </w:rPr>
        <w:t xml:space="preserve">. Además, esta gestión ayuda a controlar los cambios en los requerimientos a lo largo del ciclo de vida del sistema y a garantizar que cualquier modificación se realice de manera controlada y se evalúe su impacto en </w:t>
      </w:r>
      <w:r>
        <w:rPr>
          <w:bCs/>
          <w:sz w:val="20"/>
          <w:szCs w:val="20"/>
        </w:rPr>
        <w:t>los procesos ya establecidos como herramienta en el entorno empresarial</w:t>
      </w:r>
      <w:r w:rsidRPr="00881375">
        <w:rPr>
          <w:bCs/>
          <w:sz w:val="20"/>
          <w:szCs w:val="20"/>
        </w:rPr>
        <w:t>.</w:t>
      </w:r>
    </w:p>
    <w:p w:rsidR="002E5BAB" w:rsidP="0075352B" w:rsidRDefault="002E5BAB" w14:paraId="548545D4" w14:textId="17D4C13E">
      <w:pPr>
        <w:pBdr>
          <w:top w:val="nil"/>
          <w:left w:val="nil"/>
          <w:bottom w:val="nil"/>
          <w:right w:val="nil"/>
          <w:between w:val="nil"/>
        </w:pBdr>
        <w:snapToGrid w:val="0"/>
        <w:jc w:val="both"/>
        <w:rPr>
          <w:bCs/>
          <w:sz w:val="20"/>
          <w:szCs w:val="20"/>
        </w:rPr>
      </w:pPr>
    </w:p>
    <w:p w:rsidRPr="00904AA5" w:rsidR="00580BCF" w:rsidP="0075352B" w:rsidRDefault="00580BCF" w14:paraId="0B307246" w14:textId="322F8AFF">
      <w:pPr>
        <w:pBdr>
          <w:top w:val="nil"/>
          <w:left w:val="nil"/>
          <w:bottom w:val="nil"/>
          <w:right w:val="nil"/>
          <w:between w:val="nil"/>
        </w:pBdr>
        <w:snapToGrid w:val="0"/>
        <w:jc w:val="both"/>
        <w:rPr>
          <w:bCs/>
          <w:sz w:val="20"/>
          <w:szCs w:val="20"/>
        </w:rPr>
      </w:pPr>
      <w:r w:rsidRPr="00904AA5">
        <w:rPr>
          <w:bCs/>
          <w:sz w:val="20"/>
          <w:szCs w:val="20"/>
        </w:rPr>
        <w:t xml:space="preserve">La clasificación de requerimientos del sistema para un </w:t>
      </w:r>
      <w:r w:rsidRPr="00904AA5">
        <w:rPr>
          <w:bCs/>
          <w:i/>
          <w:sz w:val="20"/>
          <w:szCs w:val="20"/>
        </w:rPr>
        <w:t>software</w:t>
      </w:r>
      <w:r w:rsidRPr="00904AA5">
        <w:rPr>
          <w:bCs/>
          <w:sz w:val="20"/>
          <w:szCs w:val="20"/>
        </w:rPr>
        <w:t xml:space="preserve"> empresarial es</w:t>
      </w:r>
      <w:r w:rsidRPr="00904AA5" w:rsidR="00F84A94">
        <w:rPr>
          <w:bCs/>
          <w:sz w:val="20"/>
          <w:szCs w:val="20"/>
        </w:rPr>
        <w:t xml:space="preserve"> la siguiente</w:t>
      </w:r>
      <w:r w:rsidRPr="00904AA5">
        <w:rPr>
          <w:bCs/>
          <w:sz w:val="20"/>
          <w:szCs w:val="20"/>
        </w:rPr>
        <w:t>:</w:t>
      </w:r>
    </w:p>
    <w:p w:rsidRPr="00904AA5" w:rsidR="00580BCF" w:rsidP="0075352B" w:rsidRDefault="00580BCF" w14:paraId="1EFF3C09" w14:textId="17E03BB3">
      <w:pPr>
        <w:pBdr>
          <w:top w:val="nil"/>
          <w:left w:val="nil"/>
          <w:bottom w:val="nil"/>
          <w:right w:val="nil"/>
          <w:between w:val="nil"/>
        </w:pBdr>
        <w:snapToGrid w:val="0"/>
        <w:ind w:left="720"/>
        <w:jc w:val="both"/>
        <w:rPr>
          <w:bCs/>
          <w:sz w:val="20"/>
          <w:szCs w:val="20"/>
        </w:rPr>
      </w:pPr>
    </w:p>
    <w:p w:rsidRPr="00B46E1D" w:rsidR="00D26FDB" w:rsidP="00BA059C" w:rsidRDefault="00580BCF" w14:paraId="53EA5261" w14:textId="5CAF4981">
      <w:pPr>
        <w:pStyle w:val="Prrafodelista"/>
        <w:numPr>
          <w:ilvl w:val="0"/>
          <w:numId w:val="3"/>
        </w:numPr>
        <w:pBdr>
          <w:top w:val="nil"/>
          <w:left w:val="nil"/>
          <w:bottom w:val="nil"/>
          <w:right w:val="nil"/>
          <w:between w:val="nil"/>
        </w:pBdr>
        <w:snapToGrid w:val="0"/>
        <w:contextualSpacing w:val="0"/>
        <w:jc w:val="both"/>
        <w:rPr>
          <w:b/>
          <w:bCs/>
          <w:sz w:val="20"/>
          <w:szCs w:val="20"/>
        </w:rPr>
      </w:pPr>
      <w:r w:rsidRPr="00B46E1D">
        <w:rPr>
          <w:b/>
          <w:bCs/>
          <w:sz w:val="20"/>
          <w:szCs w:val="20"/>
        </w:rPr>
        <w:t xml:space="preserve">De acuerdo </w:t>
      </w:r>
      <w:r w:rsidRPr="00B46E1D" w:rsidR="007C260A">
        <w:rPr>
          <w:b/>
          <w:bCs/>
          <w:sz w:val="20"/>
          <w:szCs w:val="20"/>
        </w:rPr>
        <w:t>con</w:t>
      </w:r>
      <w:r w:rsidR="00B46E1D">
        <w:rPr>
          <w:b/>
          <w:bCs/>
          <w:sz w:val="20"/>
          <w:szCs w:val="20"/>
        </w:rPr>
        <w:t xml:space="preserve"> su funcionalidad</w:t>
      </w:r>
    </w:p>
    <w:p w:rsidR="00D26FDB" w:rsidP="00D26FDB" w:rsidRDefault="00D26FDB" w14:paraId="257C9C5C" w14:textId="77777777">
      <w:pPr>
        <w:pBdr>
          <w:top w:val="nil"/>
          <w:left w:val="nil"/>
          <w:bottom w:val="nil"/>
          <w:right w:val="nil"/>
          <w:between w:val="nil"/>
        </w:pBdr>
        <w:snapToGrid w:val="0"/>
        <w:jc w:val="both"/>
        <w:rPr>
          <w:bCs/>
          <w:sz w:val="20"/>
          <w:szCs w:val="20"/>
        </w:rPr>
      </w:pPr>
    </w:p>
    <w:p w:rsidR="00D26FDB" w:rsidP="00D26FDB" w:rsidRDefault="00D26FDB" w14:paraId="4C6854C1" w14:textId="77777777">
      <w:pPr>
        <w:pBdr>
          <w:top w:val="nil"/>
          <w:left w:val="nil"/>
          <w:bottom w:val="nil"/>
          <w:right w:val="nil"/>
          <w:between w:val="nil"/>
        </w:pBdr>
        <w:snapToGrid w:val="0"/>
        <w:jc w:val="both"/>
        <w:rPr>
          <w:bCs/>
          <w:sz w:val="20"/>
          <w:szCs w:val="20"/>
        </w:rPr>
      </w:pPr>
    </w:p>
    <w:p w:rsidRPr="00D26FDB" w:rsidR="00D26FDB" w:rsidP="00D26FDB" w:rsidRDefault="00D26FDB" w14:paraId="6288A3B9" w14:textId="0FBFCEAC">
      <w:pPr>
        <w:pBdr>
          <w:top w:val="nil"/>
          <w:left w:val="nil"/>
          <w:bottom w:val="nil"/>
          <w:right w:val="nil"/>
          <w:between w:val="nil"/>
        </w:pBdr>
        <w:snapToGrid w:val="0"/>
        <w:jc w:val="both"/>
        <w:rPr>
          <w:b/>
          <w:bCs/>
          <w:sz w:val="20"/>
          <w:szCs w:val="20"/>
        </w:rPr>
      </w:pPr>
      <w:r w:rsidRPr="00D26FDB">
        <w:rPr>
          <w:b/>
          <w:bCs/>
          <w:sz w:val="20"/>
          <w:szCs w:val="20"/>
        </w:rPr>
        <w:t>Figura 2</w:t>
      </w:r>
    </w:p>
    <w:p w:rsidRPr="00D26FDB" w:rsidR="00D26FDB" w:rsidP="00D26FDB" w:rsidRDefault="00D26FDB" w14:paraId="27B45488" w14:textId="77777777">
      <w:pPr>
        <w:pBdr>
          <w:top w:val="nil"/>
          <w:left w:val="nil"/>
          <w:bottom w:val="nil"/>
          <w:right w:val="nil"/>
          <w:between w:val="nil"/>
        </w:pBdr>
        <w:snapToGrid w:val="0"/>
        <w:jc w:val="both"/>
        <w:rPr>
          <w:bCs/>
          <w:i/>
          <w:sz w:val="20"/>
          <w:szCs w:val="20"/>
        </w:rPr>
      </w:pPr>
      <w:r w:rsidRPr="00D26FDB">
        <w:rPr>
          <w:bCs/>
          <w:i/>
          <w:sz w:val="20"/>
          <w:szCs w:val="20"/>
        </w:rPr>
        <w:t xml:space="preserve">Clasificación de requerimientos de acuerdo a su </w:t>
      </w:r>
      <w:commentRangeStart w:id="16"/>
      <w:r w:rsidRPr="00D26FDB">
        <w:rPr>
          <w:bCs/>
          <w:i/>
          <w:sz w:val="20"/>
          <w:szCs w:val="20"/>
        </w:rPr>
        <w:t>funcionalidad</w:t>
      </w:r>
      <w:commentRangeEnd w:id="16"/>
      <w:r w:rsidR="00B46E1D">
        <w:rPr>
          <w:rStyle w:val="Refdecomentario"/>
        </w:rPr>
        <w:commentReference w:id="16"/>
      </w:r>
    </w:p>
    <w:p w:rsidRPr="00D26FDB" w:rsidR="00580BCF" w:rsidP="00D26FDB" w:rsidRDefault="00580BCF" w14:paraId="12196265" w14:textId="428948A2">
      <w:pPr>
        <w:pBdr>
          <w:top w:val="nil"/>
          <w:left w:val="nil"/>
          <w:bottom w:val="nil"/>
          <w:right w:val="nil"/>
          <w:between w:val="nil"/>
        </w:pBdr>
        <w:snapToGrid w:val="0"/>
        <w:jc w:val="both"/>
        <w:rPr>
          <w:bCs/>
          <w:sz w:val="20"/>
          <w:szCs w:val="20"/>
        </w:rPr>
      </w:pPr>
    </w:p>
    <w:p w:rsidRPr="00904AA5" w:rsidR="00F84A94" w:rsidP="0075352B" w:rsidRDefault="00F84A94" w14:paraId="7C678312" w14:textId="7A87FA87">
      <w:pPr>
        <w:pBdr>
          <w:top w:val="nil"/>
          <w:left w:val="nil"/>
          <w:bottom w:val="nil"/>
          <w:right w:val="nil"/>
          <w:between w:val="nil"/>
        </w:pBdr>
        <w:snapToGrid w:val="0"/>
        <w:jc w:val="both"/>
        <w:rPr>
          <w:bCs/>
          <w:sz w:val="20"/>
          <w:szCs w:val="20"/>
        </w:rPr>
      </w:pPr>
    </w:p>
    <w:p w:rsidRPr="0086353E" w:rsidR="00F84A94" w:rsidP="0075352B" w:rsidRDefault="00F84A94" w14:paraId="0D1FE7C5" w14:textId="79789445">
      <w:pPr>
        <w:pBdr>
          <w:top w:val="nil"/>
          <w:left w:val="nil"/>
          <w:bottom w:val="nil"/>
          <w:right w:val="nil"/>
          <w:between w:val="nil"/>
        </w:pBdr>
        <w:snapToGrid w:val="0"/>
        <w:jc w:val="both"/>
        <w:rPr>
          <w:bCs/>
          <w:sz w:val="20"/>
          <w:szCs w:val="20"/>
        </w:rPr>
      </w:pPr>
    </w:p>
    <w:p w:rsidRPr="00904AA5" w:rsidR="00F84A94" w:rsidP="0075352B" w:rsidRDefault="00F84A94" w14:paraId="75526A8F" w14:textId="1EC942D4">
      <w:pPr>
        <w:pBdr>
          <w:top w:val="nil"/>
          <w:left w:val="nil"/>
          <w:bottom w:val="nil"/>
          <w:right w:val="nil"/>
          <w:between w:val="nil"/>
        </w:pBdr>
        <w:snapToGrid w:val="0"/>
        <w:jc w:val="both"/>
        <w:rPr>
          <w:bCs/>
          <w:sz w:val="20"/>
          <w:szCs w:val="20"/>
        </w:rPr>
      </w:pPr>
    </w:p>
    <w:p w:rsidRPr="00904AA5" w:rsidR="00F84A94" w:rsidP="0075352B" w:rsidRDefault="00F84A94" w14:paraId="1BEEBBCD" w14:textId="48C7404F">
      <w:pPr>
        <w:pBdr>
          <w:top w:val="nil"/>
          <w:left w:val="nil"/>
          <w:bottom w:val="nil"/>
          <w:right w:val="nil"/>
          <w:between w:val="nil"/>
        </w:pBdr>
        <w:snapToGrid w:val="0"/>
        <w:jc w:val="both"/>
        <w:rPr>
          <w:bCs/>
          <w:sz w:val="20"/>
          <w:szCs w:val="20"/>
        </w:rPr>
      </w:pPr>
    </w:p>
    <w:p w:rsidR="00F84A94" w:rsidP="0075352B" w:rsidRDefault="00F84A94" w14:paraId="212A9900" w14:textId="22C09FB1">
      <w:pPr>
        <w:pBdr>
          <w:top w:val="nil"/>
          <w:left w:val="nil"/>
          <w:bottom w:val="nil"/>
          <w:right w:val="nil"/>
          <w:between w:val="nil"/>
        </w:pBdr>
        <w:snapToGrid w:val="0"/>
        <w:jc w:val="both"/>
        <w:rPr>
          <w:bCs/>
          <w:sz w:val="20"/>
          <w:szCs w:val="20"/>
        </w:rPr>
      </w:pPr>
    </w:p>
    <w:p w:rsidR="002E5BAB" w:rsidP="0075352B" w:rsidRDefault="002E5BAB" w14:paraId="762DC2FE" w14:textId="69A59110">
      <w:pPr>
        <w:pBdr>
          <w:top w:val="nil"/>
          <w:left w:val="nil"/>
          <w:bottom w:val="nil"/>
          <w:right w:val="nil"/>
          <w:between w:val="nil"/>
        </w:pBdr>
        <w:snapToGrid w:val="0"/>
        <w:jc w:val="both"/>
        <w:rPr>
          <w:bCs/>
          <w:sz w:val="20"/>
          <w:szCs w:val="20"/>
        </w:rPr>
      </w:pPr>
    </w:p>
    <w:p w:rsidR="002E5BAB" w:rsidP="00B46E1D" w:rsidRDefault="00B46E1D" w14:paraId="60502635" w14:textId="7A114CA8">
      <w:pPr>
        <w:pBdr>
          <w:top w:val="nil"/>
          <w:left w:val="nil"/>
          <w:bottom w:val="nil"/>
          <w:right w:val="nil"/>
          <w:between w:val="nil"/>
        </w:pBdr>
        <w:snapToGrid w:val="0"/>
        <w:jc w:val="center"/>
        <w:rPr>
          <w:bCs/>
          <w:sz w:val="20"/>
          <w:szCs w:val="20"/>
        </w:rPr>
      </w:pPr>
      <w:commentRangeStart w:id="17"/>
      <w:r>
        <w:rPr>
          <w:bCs/>
          <w:noProof/>
          <w:sz w:val="20"/>
          <w:szCs w:val="20"/>
        </w:rPr>
        <w:lastRenderedPageBreak/>
        <w:drawing>
          <wp:inline distT="0" distB="0" distL="0" distR="0" wp14:anchorId="52693CB9" wp14:editId="62CC8BA0">
            <wp:extent cx="4914436" cy="3705225"/>
            <wp:effectExtent l="0" t="0" r="63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1437" cy="3710504"/>
                    </a:xfrm>
                    <a:prstGeom prst="rect">
                      <a:avLst/>
                    </a:prstGeom>
                    <a:noFill/>
                  </pic:spPr>
                </pic:pic>
              </a:graphicData>
            </a:graphic>
          </wp:inline>
        </w:drawing>
      </w:r>
      <w:commentRangeEnd w:id="17"/>
      <w:r>
        <w:rPr>
          <w:rStyle w:val="Refdecomentario"/>
        </w:rPr>
        <w:commentReference w:id="17"/>
      </w:r>
    </w:p>
    <w:p w:rsidR="00D26FDB" w:rsidP="0075352B" w:rsidRDefault="00D26FDB" w14:paraId="6F37EB19" w14:textId="4E1324BD">
      <w:pPr>
        <w:pBdr>
          <w:top w:val="nil"/>
          <w:left w:val="nil"/>
          <w:bottom w:val="nil"/>
          <w:right w:val="nil"/>
          <w:between w:val="nil"/>
        </w:pBdr>
        <w:snapToGrid w:val="0"/>
        <w:jc w:val="both"/>
        <w:rPr>
          <w:bCs/>
          <w:sz w:val="20"/>
          <w:szCs w:val="20"/>
        </w:rPr>
      </w:pPr>
    </w:p>
    <w:p w:rsidRPr="00B46E1D" w:rsidR="005228FE" w:rsidP="00BA059C" w:rsidRDefault="005228FE" w14:paraId="12166208" w14:textId="2F755981">
      <w:pPr>
        <w:pStyle w:val="Prrafodelista"/>
        <w:numPr>
          <w:ilvl w:val="0"/>
          <w:numId w:val="16"/>
        </w:numPr>
        <w:snapToGrid w:val="0"/>
        <w:ind w:left="1267"/>
        <w:rPr>
          <w:b/>
          <w:sz w:val="20"/>
          <w:szCs w:val="20"/>
        </w:rPr>
      </w:pPr>
      <w:r w:rsidRPr="002316A1">
        <w:rPr>
          <w:b/>
          <w:sz w:val="20"/>
          <w:szCs w:val="20"/>
        </w:rPr>
        <w:t xml:space="preserve">Gestión de requerimientos del </w:t>
      </w:r>
      <w:r w:rsidR="00B46E1D">
        <w:rPr>
          <w:b/>
          <w:i/>
          <w:sz w:val="20"/>
          <w:szCs w:val="20"/>
        </w:rPr>
        <w:t>s</w:t>
      </w:r>
      <w:r w:rsidRPr="002316A1">
        <w:rPr>
          <w:b/>
          <w:i/>
          <w:sz w:val="20"/>
          <w:szCs w:val="20"/>
        </w:rPr>
        <w:t>oftware</w:t>
      </w:r>
    </w:p>
    <w:p w:rsidRPr="002316A1" w:rsidR="00B46E1D" w:rsidP="009278D6" w:rsidRDefault="00B46E1D" w14:paraId="5E805083" w14:textId="77777777">
      <w:pPr>
        <w:pStyle w:val="Prrafodelista"/>
        <w:snapToGrid w:val="0"/>
        <w:ind w:left="1247"/>
        <w:rPr>
          <w:b/>
          <w:sz w:val="20"/>
          <w:szCs w:val="20"/>
        </w:rPr>
      </w:pPr>
    </w:p>
    <w:p w:rsidR="005228FE" w:rsidP="009278D6" w:rsidRDefault="005228FE" w14:paraId="3549F348" w14:textId="06F6D8CD">
      <w:pPr>
        <w:ind w:left="1247"/>
        <w:jc w:val="both"/>
        <w:rPr>
          <w:bCs/>
          <w:sz w:val="20"/>
          <w:szCs w:val="20"/>
        </w:rPr>
      </w:pPr>
      <w:r w:rsidRPr="00881375">
        <w:rPr>
          <w:bCs/>
          <w:sz w:val="20"/>
          <w:szCs w:val="20"/>
        </w:rPr>
        <w:t xml:space="preserve">Los requerimientos del </w:t>
      </w:r>
      <w:r w:rsidRPr="002316A1">
        <w:rPr>
          <w:bCs/>
          <w:i/>
          <w:sz w:val="20"/>
          <w:szCs w:val="20"/>
        </w:rPr>
        <w:t>software</w:t>
      </w:r>
      <w:r w:rsidRPr="00881375">
        <w:rPr>
          <w:bCs/>
          <w:sz w:val="20"/>
          <w:szCs w:val="20"/>
        </w:rPr>
        <w:t xml:space="preserve"> son las especificaciones detalladas que describen las características y el comportamiento que un programa de </w:t>
      </w:r>
      <w:r w:rsidRPr="002316A1">
        <w:rPr>
          <w:bCs/>
          <w:i/>
          <w:sz w:val="20"/>
          <w:szCs w:val="20"/>
        </w:rPr>
        <w:t>software</w:t>
      </w:r>
      <w:r w:rsidRPr="00881375">
        <w:rPr>
          <w:bCs/>
          <w:sz w:val="20"/>
          <w:szCs w:val="20"/>
        </w:rPr>
        <w:t xml:space="preserve"> debe tener para cumplir con los objetivos y las necesidades del usuario y las partes interesadas. Estos requerimientos son esenciales para el diseño, desarrollo, pruebas y mantenimiento del </w:t>
      </w:r>
      <w:r w:rsidRPr="002316A1">
        <w:rPr>
          <w:bCs/>
          <w:i/>
          <w:sz w:val="20"/>
          <w:szCs w:val="20"/>
        </w:rPr>
        <w:t>software</w:t>
      </w:r>
      <w:r>
        <w:rPr>
          <w:bCs/>
          <w:sz w:val="20"/>
          <w:szCs w:val="20"/>
        </w:rPr>
        <w:t>.</w:t>
      </w:r>
    </w:p>
    <w:p w:rsidR="00B46E1D" w:rsidP="0075352B" w:rsidRDefault="00B46E1D" w14:paraId="46E7F33C" w14:textId="77777777">
      <w:pPr>
        <w:jc w:val="both"/>
        <w:rPr>
          <w:bCs/>
          <w:sz w:val="20"/>
          <w:szCs w:val="20"/>
        </w:rPr>
      </w:pPr>
    </w:p>
    <w:p w:rsidR="003338B7" w:rsidP="00BA059C" w:rsidRDefault="00B46E1D" w14:paraId="12E833C3" w14:textId="4B773FC7">
      <w:pPr>
        <w:pStyle w:val="Prrafodelista"/>
        <w:numPr>
          <w:ilvl w:val="0"/>
          <w:numId w:val="15"/>
        </w:numPr>
        <w:snapToGrid w:val="0"/>
        <w:ind w:left="1267"/>
        <w:rPr>
          <w:b/>
          <w:sz w:val="20"/>
          <w:szCs w:val="20"/>
        </w:rPr>
      </w:pPr>
      <w:r>
        <w:rPr>
          <w:b/>
          <w:sz w:val="20"/>
          <w:szCs w:val="20"/>
        </w:rPr>
        <w:t>Gestión de requerimientos del d</w:t>
      </w:r>
      <w:r w:rsidRPr="002316A1" w:rsidR="003338B7">
        <w:rPr>
          <w:b/>
          <w:sz w:val="20"/>
          <w:szCs w:val="20"/>
        </w:rPr>
        <w:t>ominio</w:t>
      </w:r>
    </w:p>
    <w:p w:rsidRPr="002316A1" w:rsidR="00B46E1D" w:rsidP="009278D6" w:rsidRDefault="00B46E1D" w14:paraId="38D68CCF" w14:textId="77777777">
      <w:pPr>
        <w:pStyle w:val="Prrafodelista"/>
        <w:snapToGrid w:val="0"/>
        <w:ind w:left="1247"/>
        <w:rPr>
          <w:b/>
          <w:sz w:val="20"/>
          <w:szCs w:val="20"/>
        </w:rPr>
      </w:pPr>
    </w:p>
    <w:p w:rsidRPr="00881375" w:rsidR="003338B7" w:rsidP="009278D6" w:rsidRDefault="003338B7" w14:paraId="66543220" w14:textId="3BB6B2C7">
      <w:pPr>
        <w:snapToGrid w:val="0"/>
        <w:ind w:left="1247"/>
        <w:jc w:val="both"/>
        <w:rPr>
          <w:bCs/>
          <w:sz w:val="20"/>
          <w:szCs w:val="20"/>
        </w:rPr>
      </w:pPr>
      <w:r w:rsidRPr="00881375">
        <w:rPr>
          <w:bCs/>
          <w:sz w:val="20"/>
          <w:szCs w:val="20"/>
        </w:rPr>
        <w:t xml:space="preserve">Los requerimientos de dominio son un tipo especializado de requerimientos en el desarrollo de </w:t>
      </w:r>
      <w:r w:rsidRPr="00B46E1D">
        <w:rPr>
          <w:bCs/>
          <w:i/>
          <w:sz w:val="20"/>
          <w:szCs w:val="20"/>
        </w:rPr>
        <w:t>software</w:t>
      </w:r>
      <w:r w:rsidRPr="00881375">
        <w:rPr>
          <w:bCs/>
          <w:sz w:val="20"/>
          <w:szCs w:val="20"/>
        </w:rPr>
        <w:t xml:space="preserve"> que se centran en las necesidades específicas y las restricciones derivadas del campo o industria para la cual se está desarrollando el </w:t>
      </w:r>
      <w:r w:rsidRPr="002316A1">
        <w:rPr>
          <w:bCs/>
          <w:i/>
          <w:sz w:val="20"/>
          <w:szCs w:val="20"/>
        </w:rPr>
        <w:t>software</w:t>
      </w:r>
      <w:r w:rsidRPr="00881375">
        <w:rPr>
          <w:bCs/>
          <w:sz w:val="20"/>
          <w:szCs w:val="20"/>
        </w:rPr>
        <w:t>. Estos requerimientos son exclusivos de un dominio particular y no se aplican necesariamente a otros contextos.</w:t>
      </w:r>
    </w:p>
    <w:p w:rsidR="003338B7" w:rsidP="0075352B" w:rsidRDefault="003338B7" w14:paraId="188DCC6D" w14:textId="77777777">
      <w:pPr>
        <w:rPr>
          <w:bCs/>
          <w:sz w:val="20"/>
          <w:szCs w:val="20"/>
        </w:rPr>
      </w:pPr>
    </w:p>
    <w:p w:rsidR="005228FE" w:rsidP="0075352B" w:rsidRDefault="005228FE" w14:paraId="5DD34924" w14:textId="0DA9DE12">
      <w:pPr>
        <w:pBdr>
          <w:top w:val="nil"/>
          <w:left w:val="nil"/>
          <w:bottom w:val="nil"/>
          <w:right w:val="nil"/>
          <w:between w:val="nil"/>
        </w:pBdr>
        <w:snapToGrid w:val="0"/>
        <w:jc w:val="both"/>
        <w:rPr>
          <w:bCs/>
          <w:sz w:val="20"/>
          <w:szCs w:val="20"/>
        </w:rPr>
      </w:pPr>
    </w:p>
    <w:p w:rsidRPr="00B46E1D" w:rsidR="00F84A94" w:rsidP="3A7CC36F" w:rsidRDefault="00580BCF" w14:paraId="52BC75F1" w14:textId="44949B68">
      <w:pPr>
        <w:pStyle w:val="Prrafodelista"/>
        <w:numPr>
          <w:ilvl w:val="0"/>
          <w:numId w:val="3"/>
        </w:numPr>
        <w:snapToGrid w:val="0"/>
        <w:spacing/>
        <w:jc w:val="both"/>
        <w:rPr>
          <w:b w:val="1"/>
          <w:bCs w:val="1"/>
          <w:sz w:val="20"/>
          <w:szCs w:val="20"/>
        </w:rPr>
      </w:pPr>
      <w:r w:rsidRPr="3A7CC36F" w:rsidR="00580BCF">
        <w:rPr>
          <w:b w:val="1"/>
          <w:bCs w:val="1"/>
          <w:sz w:val="20"/>
          <w:szCs w:val="20"/>
        </w:rPr>
        <w:t xml:space="preserve">De acuerdo </w:t>
      </w:r>
      <w:r w:rsidRPr="3A7CC36F" w:rsidR="007C260A">
        <w:rPr>
          <w:b w:val="1"/>
          <w:bCs w:val="1"/>
          <w:sz w:val="20"/>
          <w:szCs w:val="20"/>
        </w:rPr>
        <w:t>con</w:t>
      </w:r>
      <w:r w:rsidRPr="3A7CC36F" w:rsidR="00580BCF">
        <w:rPr>
          <w:b w:val="1"/>
          <w:bCs w:val="1"/>
          <w:sz w:val="20"/>
          <w:szCs w:val="20"/>
        </w:rPr>
        <w:t xml:space="preserve"> su nivel de </w:t>
      </w:r>
      <w:r w:rsidRPr="3A7CC36F" w:rsidR="00580BCF">
        <w:rPr>
          <w:b w:val="1"/>
          <w:bCs w:val="1"/>
          <w:sz w:val="20"/>
          <w:szCs w:val="20"/>
          <w:highlight w:val="yellow"/>
        </w:rPr>
        <w:t>c</w:t>
      </w:r>
      <w:r w:rsidRPr="3A7CC36F" w:rsidR="52452755">
        <w:rPr>
          <w:b w:val="1"/>
          <w:bCs w:val="1"/>
          <w:sz w:val="20"/>
          <w:szCs w:val="20"/>
          <w:highlight w:val="yellow"/>
        </w:rPr>
        <w:t>u</w:t>
      </w:r>
      <w:r w:rsidRPr="3A7CC36F" w:rsidR="00580BCF">
        <w:rPr>
          <w:b w:val="1"/>
          <w:bCs w:val="1"/>
          <w:sz w:val="20"/>
          <w:szCs w:val="20"/>
          <w:highlight w:val="yellow"/>
        </w:rPr>
        <w:t>mplimiento</w:t>
      </w:r>
      <w:r w:rsidRPr="3A7CC36F" w:rsidR="00580BCF">
        <w:rPr>
          <w:b w:val="1"/>
          <w:bCs w:val="1"/>
          <w:sz w:val="20"/>
          <w:szCs w:val="20"/>
        </w:rPr>
        <w:t>:</w:t>
      </w:r>
    </w:p>
    <w:p w:rsidRPr="00904AA5" w:rsidR="00F84A94" w:rsidP="0075352B" w:rsidRDefault="00F84A94" w14:paraId="7E27D5B9" w14:textId="3C86F5F1">
      <w:pPr>
        <w:pBdr>
          <w:top w:val="nil"/>
          <w:left w:val="nil"/>
          <w:bottom w:val="nil"/>
          <w:right w:val="nil"/>
          <w:between w:val="nil"/>
        </w:pBdr>
        <w:snapToGrid w:val="0"/>
        <w:jc w:val="both"/>
        <w:rPr>
          <w:bCs/>
          <w:sz w:val="20"/>
          <w:szCs w:val="20"/>
        </w:rPr>
      </w:pPr>
      <w:r w:rsidRPr="00904AA5">
        <w:rPr>
          <w:b/>
          <w:noProof/>
          <w:sz w:val="20"/>
          <w:szCs w:val="20"/>
        </w:rPr>
        <mc:AlternateContent>
          <mc:Choice Requires="wps">
            <w:drawing>
              <wp:anchor distT="0" distB="0" distL="114300" distR="114300" simplePos="0" relativeHeight="251807744" behindDoc="0" locked="0" layoutInCell="1" allowOverlap="1" wp14:anchorId="0B9F23E3" wp14:editId="7A97FB3B">
                <wp:simplePos x="0" y="0"/>
                <wp:positionH relativeFrom="column">
                  <wp:posOffset>80009</wp:posOffset>
                </wp:positionH>
                <wp:positionV relativeFrom="paragraph">
                  <wp:posOffset>106680</wp:posOffset>
                </wp:positionV>
                <wp:extent cx="6238875" cy="590550"/>
                <wp:effectExtent l="57150" t="19050" r="85725" b="95250"/>
                <wp:wrapNone/>
                <wp:docPr id="51" name="Rectángulo 51"/>
                <wp:cNvGraphicFramePr/>
                <a:graphic xmlns:a="http://schemas.openxmlformats.org/drawingml/2006/main">
                  <a:graphicData uri="http://schemas.microsoft.com/office/word/2010/wordprocessingShape">
                    <wps:wsp>
                      <wps:cNvSpPr/>
                      <wps:spPr>
                        <a:xfrm>
                          <a:off x="0" y="0"/>
                          <a:ext cx="6238875" cy="59055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002316A1" w:rsidP="002975F3" w:rsidRDefault="002316A1" w14:paraId="6CE6250D" w14:textId="3629FA80">
                            <w:pPr>
                              <w:jc w:val="center"/>
                              <w:rPr>
                                <w:lang w:val="es-MX"/>
                              </w:rPr>
                            </w:pPr>
                            <w:r>
                              <w:rPr>
                                <w:lang w:val="es-MX"/>
                              </w:rPr>
                              <w:t xml:space="preserve">Acordeón </w:t>
                            </w:r>
                          </w:p>
                          <w:p w:rsidRPr="002975F3" w:rsidR="002316A1" w:rsidP="002975F3" w:rsidRDefault="002316A1" w14:paraId="54284D4C" w14:textId="30AFAA54">
                            <w:pPr>
                              <w:jc w:val="center"/>
                              <w:rPr>
                                <w:lang w:val="es-MX"/>
                              </w:rPr>
                            </w:pPr>
                            <w:r>
                              <w:rPr>
                                <w:lang w:val="es-MX"/>
                              </w:rPr>
                              <w:t>CF07_1.</w:t>
                            </w:r>
                            <w:del w:author="Humberto Arias Diaz" w:date="2023-10-02T16:10:00Z" w:id="18">
                              <w:r w:rsidDel="00E96FD7">
                                <w:rPr>
                                  <w:lang w:val="es-MX"/>
                                </w:rPr>
                                <w:delText>2</w:delText>
                              </w:r>
                            </w:del>
                            <w:ins w:author="Humberto Arias Diaz" w:date="2023-10-02T16:10:00Z" w:id="19">
                              <w:r>
                                <w:rPr>
                                  <w:lang w:val="es-MX"/>
                                </w:rPr>
                                <w:t>1</w:t>
                              </w:r>
                            </w:ins>
                            <w:del w:author="Humberto Arias Diaz" w:date="2023-10-02T16:10:00Z" w:id="20">
                              <w:r w:rsidDel="00E96FD7">
                                <w:rPr>
                                  <w:lang w:val="es-MX"/>
                                </w:rPr>
                                <w:delText>.</w:delText>
                              </w:r>
                            </w:del>
                            <w:ins w:author="Humberto Arias Diaz" w:date="2023-10-02T16:10:00Z" w:id="21">
                              <w:r>
                                <w:rPr>
                                  <w:lang w:val="es-MX"/>
                                </w:rPr>
                                <w:t>_b_</w:t>
                              </w:r>
                            </w:ins>
                            <w:del w:author="Humberto Arias Diaz" w:date="2023-10-02T16:10:00Z" w:id="22">
                              <w:r w:rsidDel="00E96FD7">
                                <w:rPr>
                                  <w:lang w:val="es-MX"/>
                                </w:rPr>
                                <w:delText xml:space="preserve"> </w:delText>
                              </w:r>
                            </w:del>
                            <w:r>
                              <w:rPr>
                                <w:lang w:val="es-MX"/>
                              </w:rPr>
                              <w:t>Nivel de cumplimiento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51" style="position:absolute;left:0;text-align:left;margin-left:6.3pt;margin-top:8.4pt;width:491.25pt;height:46.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0" fillcolor="#39a900" strokecolor="#4579b8 [3044]" w14:anchorId="0B9F23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">
                <v:shadow on="t" color="black" opacity="22937f" offset="0,.63889mm" origin=",.5"/>
                <v:textbox>
                  <w:txbxContent>
                    <w:p w:rsidR="002316A1" w:rsidP="002975F3" w:rsidRDefault="002316A1" w14:paraId="6CE6250D" w14:textId="3629FA80">
                      <w:pPr>
                        <w:jc w:val="center"/>
                        <w:rPr>
                          <w:lang w:val="es-MX"/>
                        </w:rPr>
                      </w:pPr>
                      <w:r>
                        <w:rPr>
                          <w:lang w:val="es-MX"/>
                        </w:rPr>
                        <w:t xml:space="preserve">Acordeón </w:t>
                      </w:r>
                    </w:p>
                    <w:p w:rsidRPr="002975F3" w:rsidR="002316A1" w:rsidP="002975F3" w:rsidRDefault="002316A1" w14:paraId="54284D4C" w14:textId="30AFAA54">
                      <w:pPr>
                        <w:jc w:val="center"/>
                        <w:rPr>
                          <w:lang w:val="es-MX"/>
                        </w:rPr>
                      </w:pPr>
                      <w:r>
                        <w:rPr>
                          <w:lang w:val="es-MX"/>
                        </w:rPr>
                        <w:t>CF07_1.</w:t>
                      </w:r>
                      <w:del w:author="Humberto Arias Diaz" w:date="2023-10-02T16:10:00Z" w:id="23">
                        <w:r w:rsidDel="00E96FD7">
                          <w:rPr>
                            <w:lang w:val="es-MX"/>
                          </w:rPr>
                          <w:delText>2</w:delText>
                        </w:r>
                      </w:del>
                      <w:ins w:author="Humberto Arias Diaz" w:date="2023-10-02T16:10:00Z" w:id="24">
                        <w:r>
                          <w:rPr>
                            <w:lang w:val="es-MX"/>
                          </w:rPr>
                          <w:t>1</w:t>
                        </w:r>
                      </w:ins>
                      <w:del w:author="Humberto Arias Diaz" w:date="2023-10-02T16:10:00Z" w:id="25">
                        <w:r w:rsidDel="00E96FD7">
                          <w:rPr>
                            <w:lang w:val="es-MX"/>
                          </w:rPr>
                          <w:delText>.</w:delText>
                        </w:r>
                      </w:del>
                      <w:ins w:author="Humberto Arias Diaz" w:date="2023-10-02T16:10:00Z" w:id="26">
                        <w:r>
                          <w:rPr>
                            <w:lang w:val="es-MX"/>
                          </w:rPr>
                          <w:t>_b_</w:t>
                        </w:r>
                      </w:ins>
                      <w:del w:author="Humberto Arias Diaz" w:date="2023-10-02T16:10:00Z" w:id="27">
                        <w:r w:rsidDel="00E96FD7">
                          <w:rPr>
                            <w:lang w:val="es-MX"/>
                          </w:rPr>
                          <w:delText xml:space="preserve"> </w:delText>
                        </w:r>
                      </w:del>
                      <w:r>
                        <w:rPr>
                          <w:lang w:val="es-MX"/>
                        </w:rPr>
                        <w:t>Nivel de cumplimiento</w:t>
                      </w:r>
                    </w:p>
                  </w:txbxContent>
                </v:textbox>
              </v:rect>
            </w:pict>
          </mc:Fallback>
        </mc:AlternateContent>
      </w:r>
    </w:p>
    <w:p w:rsidRPr="0086353E" w:rsidR="00F84A94" w:rsidP="0075352B" w:rsidRDefault="00F84A94" w14:paraId="66F0285A" w14:textId="1F3274E5">
      <w:pPr>
        <w:pBdr>
          <w:top w:val="nil"/>
          <w:left w:val="nil"/>
          <w:bottom w:val="nil"/>
          <w:right w:val="nil"/>
          <w:between w:val="nil"/>
        </w:pBdr>
        <w:snapToGrid w:val="0"/>
        <w:jc w:val="both"/>
        <w:rPr>
          <w:bCs/>
          <w:sz w:val="20"/>
          <w:szCs w:val="20"/>
        </w:rPr>
      </w:pPr>
    </w:p>
    <w:p w:rsidR="00F84A94" w:rsidP="0075352B" w:rsidRDefault="00F84A94" w14:paraId="581D3672" w14:textId="602AEAAA">
      <w:pPr>
        <w:pBdr>
          <w:top w:val="nil"/>
          <w:left w:val="nil"/>
          <w:bottom w:val="nil"/>
          <w:right w:val="nil"/>
          <w:between w:val="nil"/>
        </w:pBdr>
        <w:snapToGrid w:val="0"/>
        <w:jc w:val="both"/>
        <w:rPr>
          <w:bCs/>
          <w:sz w:val="20"/>
          <w:szCs w:val="20"/>
        </w:rPr>
      </w:pPr>
    </w:p>
    <w:p w:rsidR="00B46E1D" w:rsidP="0075352B" w:rsidRDefault="00B46E1D" w14:paraId="697968B4" w14:textId="080C917E">
      <w:pPr>
        <w:pBdr>
          <w:top w:val="nil"/>
          <w:left w:val="nil"/>
          <w:bottom w:val="nil"/>
          <w:right w:val="nil"/>
          <w:between w:val="nil"/>
        </w:pBdr>
        <w:snapToGrid w:val="0"/>
        <w:jc w:val="both"/>
        <w:rPr>
          <w:bCs/>
          <w:sz w:val="20"/>
          <w:szCs w:val="20"/>
        </w:rPr>
      </w:pPr>
    </w:p>
    <w:p w:rsidRPr="00904AA5" w:rsidR="00F84A94" w:rsidP="0075352B" w:rsidRDefault="00F84A94" w14:paraId="6FDEEC8D" w14:textId="3C4C5848">
      <w:pPr>
        <w:pBdr>
          <w:top w:val="nil"/>
          <w:left w:val="nil"/>
          <w:bottom w:val="nil"/>
          <w:right w:val="nil"/>
          <w:between w:val="nil"/>
        </w:pBdr>
        <w:snapToGrid w:val="0"/>
        <w:jc w:val="both"/>
        <w:rPr>
          <w:bCs/>
          <w:sz w:val="20"/>
          <w:szCs w:val="20"/>
        </w:rPr>
      </w:pPr>
    </w:p>
    <w:p w:rsidRPr="00904AA5" w:rsidR="004B251B" w:rsidP="0075352B" w:rsidRDefault="009F553E" w14:paraId="5E124B0F" w14:textId="405424AA">
      <w:pPr>
        <w:pBdr>
          <w:top w:val="nil"/>
          <w:left w:val="nil"/>
          <w:bottom w:val="nil"/>
          <w:right w:val="nil"/>
          <w:between w:val="nil"/>
        </w:pBdr>
        <w:snapToGrid w:val="0"/>
        <w:jc w:val="both"/>
        <w:rPr>
          <w:bCs/>
          <w:sz w:val="20"/>
          <w:szCs w:val="20"/>
        </w:rPr>
      </w:pPr>
      <w:r w:rsidRPr="00904AA5">
        <w:rPr>
          <w:bCs/>
          <w:sz w:val="20"/>
          <w:szCs w:val="20"/>
        </w:rPr>
        <w:t>Es esencial tener en cuenta que l</w:t>
      </w:r>
      <w:r w:rsidRPr="00904AA5" w:rsidR="004B251B">
        <w:rPr>
          <w:bCs/>
          <w:sz w:val="20"/>
          <w:szCs w:val="20"/>
        </w:rPr>
        <w:t>as responsabilidades son exclusiva</w:t>
      </w:r>
      <w:r w:rsidRPr="00904AA5">
        <w:rPr>
          <w:bCs/>
          <w:sz w:val="20"/>
          <w:szCs w:val="20"/>
        </w:rPr>
        <w:t>s de los</w:t>
      </w:r>
      <w:r w:rsidRPr="00904AA5" w:rsidR="004B251B">
        <w:rPr>
          <w:bCs/>
          <w:sz w:val="20"/>
          <w:szCs w:val="20"/>
        </w:rPr>
        <w:t xml:space="preserve"> usuario</w:t>
      </w:r>
      <w:r w:rsidRPr="00904AA5" w:rsidR="00B02CCB">
        <w:rPr>
          <w:bCs/>
          <w:sz w:val="20"/>
          <w:szCs w:val="20"/>
        </w:rPr>
        <w:t>s</w:t>
      </w:r>
      <w:r w:rsidRPr="00904AA5" w:rsidR="004B251B">
        <w:rPr>
          <w:bCs/>
          <w:sz w:val="20"/>
          <w:szCs w:val="20"/>
        </w:rPr>
        <w:t xml:space="preserve"> final</w:t>
      </w:r>
      <w:r w:rsidRPr="00904AA5" w:rsidR="00B02CCB">
        <w:rPr>
          <w:bCs/>
          <w:sz w:val="20"/>
          <w:szCs w:val="20"/>
        </w:rPr>
        <w:t>es</w:t>
      </w:r>
      <w:r w:rsidRPr="00904AA5" w:rsidR="004B251B">
        <w:rPr>
          <w:bCs/>
          <w:sz w:val="20"/>
          <w:szCs w:val="20"/>
        </w:rPr>
        <w:t>, cliente</w:t>
      </w:r>
      <w:r w:rsidRPr="00904AA5" w:rsidR="00B02CCB">
        <w:rPr>
          <w:bCs/>
          <w:sz w:val="20"/>
          <w:szCs w:val="20"/>
        </w:rPr>
        <w:t>s</w:t>
      </w:r>
      <w:r w:rsidRPr="00904AA5" w:rsidR="004B251B">
        <w:rPr>
          <w:bCs/>
          <w:sz w:val="20"/>
          <w:szCs w:val="20"/>
        </w:rPr>
        <w:t xml:space="preserve"> o </w:t>
      </w:r>
      <w:r w:rsidRPr="00904AA5" w:rsidR="00B02CCB">
        <w:rPr>
          <w:bCs/>
          <w:sz w:val="20"/>
          <w:szCs w:val="20"/>
        </w:rPr>
        <w:t>de</w:t>
      </w:r>
      <w:r w:rsidRPr="00904AA5">
        <w:rPr>
          <w:bCs/>
          <w:sz w:val="20"/>
          <w:szCs w:val="20"/>
        </w:rPr>
        <w:t xml:space="preserve"> la </w:t>
      </w:r>
      <w:r w:rsidRPr="00904AA5" w:rsidR="004B251B">
        <w:rPr>
          <w:bCs/>
          <w:sz w:val="20"/>
          <w:szCs w:val="20"/>
        </w:rPr>
        <w:t>empresa qu</w:t>
      </w:r>
      <w:r w:rsidRPr="00904AA5">
        <w:rPr>
          <w:bCs/>
          <w:sz w:val="20"/>
          <w:szCs w:val="20"/>
        </w:rPr>
        <w:t>e</w:t>
      </w:r>
      <w:r w:rsidRPr="00904AA5" w:rsidR="004B251B">
        <w:rPr>
          <w:bCs/>
          <w:sz w:val="20"/>
          <w:szCs w:val="20"/>
        </w:rPr>
        <w:t xml:space="preserve"> sugirió la necesidad del sistema. </w:t>
      </w:r>
      <w:r w:rsidRPr="00904AA5">
        <w:rPr>
          <w:bCs/>
          <w:sz w:val="20"/>
          <w:szCs w:val="20"/>
        </w:rPr>
        <w:t xml:space="preserve">En este sentido, esta responsabilidad radica en la importancia de </w:t>
      </w:r>
      <w:r w:rsidRPr="00904AA5" w:rsidR="004B251B">
        <w:rPr>
          <w:bCs/>
          <w:sz w:val="20"/>
          <w:szCs w:val="20"/>
        </w:rPr>
        <w:t xml:space="preserve">enseñar a los usuarios </w:t>
      </w:r>
      <w:r w:rsidRPr="00904AA5">
        <w:rPr>
          <w:bCs/>
          <w:sz w:val="20"/>
          <w:szCs w:val="20"/>
        </w:rPr>
        <w:t xml:space="preserve">a </w:t>
      </w:r>
      <w:r w:rsidRPr="00904AA5" w:rsidR="004B251B">
        <w:rPr>
          <w:bCs/>
          <w:sz w:val="20"/>
          <w:szCs w:val="20"/>
        </w:rPr>
        <w:t xml:space="preserve">solicitar de manera correcta los requerimientos del sistema, </w:t>
      </w:r>
      <w:r w:rsidR="00961797">
        <w:rPr>
          <w:bCs/>
          <w:sz w:val="20"/>
          <w:szCs w:val="20"/>
        </w:rPr>
        <w:t>para</w:t>
      </w:r>
      <w:r w:rsidRPr="00904AA5">
        <w:rPr>
          <w:bCs/>
          <w:sz w:val="20"/>
          <w:szCs w:val="20"/>
        </w:rPr>
        <w:t xml:space="preserve"> </w:t>
      </w:r>
      <w:r w:rsidR="00961797">
        <w:rPr>
          <w:bCs/>
          <w:sz w:val="20"/>
          <w:szCs w:val="20"/>
        </w:rPr>
        <w:t>que e</w:t>
      </w:r>
      <w:r w:rsidRPr="00904AA5" w:rsidR="004B251B">
        <w:rPr>
          <w:bCs/>
          <w:sz w:val="20"/>
          <w:szCs w:val="20"/>
        </w:rPr>
        <w:t>l implementador logre transmitir es</w:t>
      </w:r>
      <w:r w:rsidRPr="00904AA5">
        <w:rPr>
          <w:bCs/>
          <w:sz w:val="20"/>
          <w:szCs w:val="20"/>
        </w:rPr>
        <w:t>t</w:t>
      </w:r>
      <w:r w:rsidRPr="00904AA5" w:rsidR="004B251B">
        <w:rPr>
          <w:bCs/>
          <w:sz w:val="20"/>
          <w:szCs w:val="20"/>
        </w:rPr>
        <w:t>as necesidades al desarrollador</w:t>
      </w:r>
      <w:r w:rsidRPr="00904AA5" w:rsidR="00B02CCB">
        <w:rPr>
          <w:bCs/>
          <w:sz w:val="20"/>
          <w:szCs w:val="20"/>
        </w:rPr>
        <w:t xml:space="preserve"> </w:t>
      </w:r>
      <w:r w:rsidR="00961797">
        <w:rPr>
          <w:bCs/>
          <w:sz w:val="20"/>
          <w:szCs w:val="20"/>
        </w:rPr>
        <w:t xml:space="preserve">y así se logre </w:t>
      </w:r>
      <w:r w:rsidRPr="00904AA5" w:rsidR="004B251B">
        <w:rPr>
          <w:bCs/>
          <w:sz w:val="20"/>
          <w:szCs w:val="20"/>
        </w:rPr>
        <w:t>ejecutar las soluciones correctas del sistema.</w:t>
      </w:r>
    </w:p>
    <w:p w:rsidR="00B37B0F" w:rsidP="00BA059C" w:rsidRDefault="00E84026" w14:paraId="6768FEAA" w14:textId="7FD71B52">
      <w:pPr>
        <w:pStyle w:val="Prrafodelista"/>
        <w:numPr>
          <w:ilvl w:val="0"/>
          <w:numId w:val="9"/>
        </w:numPr>
        <w:pBdr>
          <w:top w:val="nil"/>
          <w:left w:val="nil"/>
          <w:bottom w:val="nil"/>
          <w:right w:val="nil"/>
          <w:between w:val="nil"/>
        </w:pBdr>
        <w:snapToGrid w:val="0"/>
        <w:jc w:val="both"/>
        <w:rPr>
          <w:b/>
          <w:sz w:val="20"/>
          <w:szCs w:val="20"/>
        </w:rPr>
      </w:pPr>
      <w:r w:rsidRPr="002316A1">
        <w:rPr>
          <w:b/>
          <w:sz w:val="20"/>
          <w:szCs w:val="20"/>
        </w:rPr>
        <w:lastRenderedPageBreak/>
        <w:t>Catálogo de servicios de TI</w:t>
      </w:r>
      <w:r w:rsidRPr="002316A1" w:rsidR="004B251B">
        <w:rPr>
          <w:b/>
          <w:sz w:val="20"/>
          <w:szCs w:val="20"/>
        </w:rPr>
        <w:t xml:space="preserve"> </w:t>
      </w:r>
    </w:p>
    <w:p w:rsidRPr="002316A1" w:rsidR="00961797" w:rsidP="00961797" w:rsidRDefault="00961797" w14:paraId="7A400BCD" w14:textId="77777777">
      <w:pPr>
        <w:pStyle w:val="Prrafodelista"/>
        <w:pBdr>
          <w:top w:val="nil"/>
          <w:left w:val="nil"/>
          <w:bottom w:val="nil"/>
          <w:right w:val="nil"/>
          <w:between w:val="nil"/>
        </w:pBdr>
        <w:snapToGrid w:val="0"/>
        <w:jc w:val="both"/>
        <w:rPr>
          <w:b/>
          <w:sz w:val="20"/>
          <w:szCs w:val="20"/>
        </w:rPr>
      </w:pPr>
    </w:p>
    <w:p w:rsidR="009F553E" w:rsidP="0075352B" w:rsidRDefault="009F553E" w14:paraId="6F197945" w14:textId="2C58E04B">
      <w:pPr>
        <w:pBdr>
          <w:top w:val="nil"/>
          <w:left w:val="nil"/>
          <w:bottom w:val="nil"/>
          <w:right w:val="nil"/>
          <w:between w:val="nil"/>
        </w:pBdr>
        <w:snapToGrid w:val="0"/>
        <w:jc w:val="both"/>
        <w:rPr>
          <w:bCs/>
          <w:sz w:val="20"/>
          <w:szCs w:val="20"/>
        </w:rPr>
      </w:pPr>
      <w:r w:rsidRPr="00904AA5">
        <w:rPr>
          <w:bCs/>
          <w:sz w:val="20"/>
          <w:szCs w:val="20"/>
        </w:rPr>
        <w:t>Para continuar con la comprensión de la gestión de requerimientos tecnológicos conozca qué es un catálogo de servicios</w:t>
      </w:r>
      <w:r w:rsidRPr="00904AA5" w:rsidR="00DA796B">
        <w:rPr>
          <w:bCs/>
          <w:sz w:val="20"/>
          <w:szCs w:val="20"/>
        </w:rPr>
        <w:t xml:space="preserve"> y también identifique las palabras clave de </w:t>
      </w:r>
      <w:commentRangeStart w:id="28"/>
      <w:r w:rsidRPr="00904AA5" w:rsidR="00DA796B">
        <w:rPr>
          <w:bCs/>
          <w:sz w:val="20"/>
          <w:szCs w:val="20"/>
        </w:rPr>
        <w:t>esta definición</w:t>
      </w:r>
      <w:r w:rsidRPr="00904AA5">
        <w:rPr>
          <w:bCs/>
          <w:sz w:val="20"/>
          <w:szCs w:val="20"/>
        </w:rPr>
        <w:t>:</w:t>
      </w:r>
      <w:commentRangeEnd w:id="28"/>
      <w:r w:rsidRPr="00B8516C" w:rsidR="00E51A9C">
        <w:rPr>
          <w:rStyle w:val="Refdecomentario"/>
          <w:sz w:val="20"/>
          <w:szCs w:val="20"/>
        </w:rPr>
        <w:commentReference w:id="28"/>
      </w:r>
    </w:p>
    <w:p w:rsidRPr="00904AA5" w:rsidR="00961797" w:rsidP="0075352B" w:rsidRDefault="00961797" w14:paraId="68A158D0" w14:textId="07C24DA0">
      <w:pPr>
        <w:pBdr>
          <w:top w:val="nil"/>
          <w:left w:val="nil"/>
          <w:bottom w:val="nil"/>
          <w:right w:val="nil"/>
          <w:between w:val="nil"/>
        </w:pBdr>
        <w:snapToGrid w:val="0"/>
        <w:jc w:val="both"/>
        <w:rPr>
          <w:bCs/>
          <w:sz w:val="20"/>
          <w:szCs w:val="20"/>
        </w:rPr>
      </w:pPr>
      <w:r w:rsidRPr="00904AA5">
        <w:rPr>
          <w:bCs/>
          <w:noProof/>
          <w:sz w:val="20"/>
          <w:szCs w:val="20"/>
        </w:rPr>
        <mc:AlternateContent>
          <mc:Choice Requires="wps">
            <w:drawing>
              <wp:anchor distT="0" distB="0" distL="114300" distR="114300" simplePos="0" relativeHeight="251927552" behindDoc="0" locked="0" layoutInCell="1" allowOverlap="1" wp14:anchorId="5126CE3E" wp14:editId="23A0F123">
                <wp:simplePos x="0" y="0"/>
                <wp:positionH relativeFrom="column">
                  <wp:posOffset>967740</wp:posOffset>
                </wp:positionH>
                <wp:positionV relativeFrom="paragraph">
                  <wp:posOffset>73660</wp:posOffset>
                </wp:positionV>
                <wp:extent cx="4636770" cy="656945"/>
                <wp:effectExtent l="57150" t="19050" r="49530" b="70485"/>
                <wp:wrapNone/>
                <wp:docPr id="38" name="Rectángulo redondeado 38"/>
                <wp:cNvGraphicFramePr/>
                <a:graphic xmlns:a="http://schemas.openxmlformats.org/drawingml/2006/main">
                  <a:graphicData uri="http://schemas.microsoft.com/office/word/2010/wordprocessingShape">
                    <wps:wsp>
                      <wps:cNvSpPr/>
                      <wps:spPr>
                        <a:xfrm>
                          <a:off x="0" y="0"/>
                          <a:ext cx="4636770" cy="656945"/>
                        </a:xfrm>
                        <a:prstGeom prst="roundRect">
                          <a:avLst/>
                        </a:prstGeom>
                        <a:solidFill>
                          <a:schemeClr val="accent3">
                            <a:lumMod val="60000"/>
                            <a:lumOff val="40000"/>
                          </a:schemeClr>
                        </a:solidFill>
                        <a:ln>
                          <a:noFill/>
                        </a:ln>
                      </wps:spPr>
                      <wps:style>
                        <a:lnRef idx="1">
                          <a:schemeClr val="accent1"/>
                        </a:lnRef>
                        <a:fillRef idx="3">
                          <a:schemeClr val="accent1"/>
                        </a:fillRef>
                        <a:effectRef idx="2">
                          <a:schemeClr val="accent1"/>
                        </a:effectRef>
                        <a:fontRef idx="minor">
                          <a:schemeClr val="lt1"/>
                        </a:fontRef>
                      </wps:style>
                      <wps:txbx>
                        <w:txbxContent>
                          <w:p w:rsidR="002316A1" w:rsidP="00961797" w:rsidRDefault="002316A1" w14:paraId="15E33737" w14:textId="3C8C185B">
                            <w:pPr>
                              <w:pBdr>
                                <w:top w:val="nil"/>
                                <w:left w:val="nil"/>
                                <w:bottom w:val="nil"/>
                                <w:right w:val="nil"/>
                                <w:between w:val="nil"/>
                              </w:pBdr>
                              <w:snapToGrid w:val="0"/>
                              <w:spacing w:after="120"/>
                              <w:jc w:val="center"/>
                            </w:pPr>
                            <w:ins w:author="Humberto Arias Diaz" w:date="2023-10-03T20:28:00Z" w:id="29">
                              <w:r w:rsidRPr="00961797">
                                <w:rPr>
                                  <w:bCs/>
                                  <w:color w:val="000000" w:themeColor="text1"/>
                                  <w:sz w:val="20"/>
                                  <w:szCs w:val="20"/>
                                </w:rPr>
                                <w:t xml:space="preserve">Un </w:t>
                              </w:r>
                              <w:r w:rsidRPr="00961797">
                                <w:rPr>
                                  <w:b/>
                                  <w:bCs/>
                                  <w:color w:val="000000" w:themeColor="text1"/>
                                  <w:sz w:val="20"/>
                                  <w:szCs w:val="20"/>
                                </w:rPr>
                                <w:t>catálogo de servicios</w:t>
                              </w:r>
                              <w:r w:rsidRPr="00961797">
                                <w:rPr>
                                  <w:bCs/>
                                  <w:color w:val="000000" w:themeColor="text1"/>
                                  <w:sz w:val="20"/>
                                  <w:szCs w:val="20"/>
                                </w:rPr>
                                <w:t xml:space="preserve"> es el factor que permite gestionar las solicitudes de un </w:t>
                              </w:r>
                              <w:r w:rsidRPr="00961797">
                                <w:rPr>
                                  <w:b/>
                                  <w:bCs/>
                                  <w:color w:val="000000" w:themeColor="text1"/>
                                  <w:sz w:val="20"/>
                                  <w:szCs w:val="20"/>
                                </w:rPr>
                                <w:t>servicio</w:t>
                              </w:r>
                              <w:r w:rsidRPr="00961797">
                                <w:rPr>
                                  <w:bCs/>
                                  <w:color w:val="000000" w:themeColor="text1"/>
                                  <w:sz w:val="20"/>
                                  <w:szCs w:val="20"/>
                                </w:rPr>
                                <w:t xml:space="preserve"> de manera eficiente.</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oundrect id="Rectángulo redondeado 38" style="position:absolute;left:0;text-align:left;margin-left:76.2pt;margin-top:5.8pt;width:365.1pt;height:51.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31" fillcolor="#c2d69b [1942]" stroked="f" arcsize="10923f" w14:anchorId="5126CE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">
                <v:shadow on="t" color="black" opacity="22937f" offset="0,.63889mm" origin=",.5"/>
                <v:textbox style="mso-fit-shape-to-text:t">
                  <w:txbxContent>
                    <w:p w:rsidR="002316A1" w:rsidP="00961797" w:rsidRDefault="002316A1" w14:paraId="15E33737" w14:textId="3C8C185B">
                      <w:pPr>
                        <w:pBdr>
                          <w:top w:val="nil"/>
                          <w:left w:val="nil"/>
                          <w:bottom w:val="nil"/>
                          <w:right w:val="nil"/>
                          <w:between w:val="nil"/>
                        </w:pBdr>
                        <w:snapToGrid w:val="0"/>
                        <w:spacing w:after="120"/>
                        <w:jc w:val="center"/>
                      </w:pPr>
                      <w:ins w:author="Humberto Arias Diaz" w:date="2023-10-03T20:28:00Z" w:id="30">
                        <w:r w:rsidRPr="00961797">
                          <w:rPr>
                            <w:bCs/>
                            <w:color w:val="000000" w:themeColor="text1"/>
                            <w:sz w:val="20"/>
                            <w:szCs w:val="20"/>
                          </w:rPr>
                          <w:t xml:space="preserve">Un </w:t>
                        </w:r>
                        <w:r w:rsidRPr="00961797">
                          <w:rPr>
                            <w:b/>
                            <w:bCs/>
                            <w:color w:val="000000" w:themeColor="text1"/>
                            <w:sz w:val="20"/>
                            <w:szCs w:val="20"/>
                          </w:rPr>
                          <w:t>catálogo de servicios</w:t>
                        </w:r>
                        <w:r w:rsidRPr="00961797">
                          <w:rPr>
                            <w:bCs/>
                            <w:color w:val="000000" w:themeColor="text1"/>
                            <w:sz w:val="20"/>
                            <w:szCs w:val="20"/>
                          </w:rPr>
                          <w:t xml:space="preserve"> es el factor que permite gestionar las solicitudes de un </w:t>
                        </w:r>
                        <w:r w:rsidRPr="00961797">
                          <w:rPr>
                            <w:b/>
                            <w:bCs/>
                            <w:color w:val="000000" w:themeColor="text1"/>
                            <w:sz w:val="20"/>
                            <w:szCs w:val="20"/>
                          </w:rPr>
                          <w:t>servicio</w:t>
                        </w:r>
                        <w:r w:rsidRPr="00961797">
                          <w:rPr>
                            <w:bCs/>
                            <w:color w:val="000000" w:themeColor="text1"/>
                            <w:sz w:val="20"/>
                            <w:szCs w:val="20"/>
                          </w:rPr>
                          <w:t xml:space="preserve"> de manera eficiente.</w:t>
                        </w:r>
                      </w:ins>
                    </w:p>
                  </w:txbxContent>
                </v:textbox>
              </v:roundrect>
            </w:pict>
          </mc:Fallback>
        </mc:AlternateContent>
      </w:r>
    </w:p>
    <w:p w:rsidRPr="00904AA5" w:rsidR="00DA796B" w:rsidP="0075352B" w:rsidRDefault="00DA796B" w14:paraId="586B16EB" w14:textId="7667D0CD">
      <w:pPr>
        <w:pBdr>
          <w:top w:val="nil"/>
          <w:left w:val="nil"/>
          <w:bottom w:val="nil"/>
          <w:right w:val="nil"/>
          <w:between w:val="nil"/>
        </w:pBdr>
        <w:snapToGrid w:val="0"/>
        <w:jc w:val="both"/>
        <w:rPr>
          <w:bCs/>
          <w:sz w:val="20"/>
          <w:szCs w:val="20"/>
        </w:rPr>
      </w:pPr>
    </w:p>
    <w:p w:rsidR="00961797" w:rsidP="0075352B" w:rsidRDefault="00961797" w14:paraId="29D6498F" w14:textId="06568D0E">
      <w:pPr>
        <w:pBdr>
          <w:top w:val="nil"/>
          <w:left w:val="nil"/>
          <w:bottom w:val="nil"/>
          <w:right w:val="nil"/>
          <w:between w:val="nil"/>
        </w:pBdr>
        <w:snapToGrid w:val="0"/>
        <w:jc w:val="both"/>
        <w:rPr>
          <w:bCs/>
          <w:sz w:val="20"/>
          <w:szCs w:val="20"/>
        </w:rPr>
      </w:pPr>
    </w:p>
    <w:p w:rsidR="00961797" w:rsidP="0075352B" w:rsidRDefault="00961797" w14:paraId="416E185E" w14:textId="4916F2E1">
      <w:pPr>
        <w:pBdr>
          <w:top w:val="nil"/>
          <w:left w:val="nil"/>
          <w:bottom w:val="nil"/>
          <w:right w:val="nil"/>
          <w:between w:val="nil"/>
        </w:pBdr>
        <w:snapToGrid w:val="0"/>
        <w:jc w:val="both"/>
        <w:rPr>
          <w:bCs/>
          <w:sz w:val="20"/>
          <w:szCs w:val="20"/>
        </w:rPr>
      </w:pPr>
    </w:p>
    <w:p w:rsidR="00961797" w:rsidP="0075352B" w:rsidRDefault="00961797" w14:paraId="107074D6" w14:textId="77777777">
      <w:pPr>
        <w:pBdr>
          <w:top w:val="nil"/>
          <w:left w:val="nil"/>
          <w:bottom w:val="nil"/>
          <w:right w:val="nil"/>
          <w:between w:val="nil"/>
        </w:pBdr>
        <w:snapToGrid w:val="0"/>
        <w:jc w:val="both"/>
        <w:rPr>
          <w:bCs/>
          <w:sz w:val="20"/>
          <w:szCs w:val="20"/>
        </w:rPr>
      </w:pPr>
    </w:p>
    <w:p w:rsidRPr="00904AA5" w:rsidR="00B1698D" w:rsidP="0075352B" w:rsidRDefault="00DA796B" w14:paraId="03D93782" w14:textId="673B6AD2">
      <w:pPr>
        <w:pBdr>
          <w:top w:val="nil"/>
          <w:left w:val="nil"/>
          <w:bottom w:val="nil"/>
          <w:right w:val="nil"/>
          <w:between w:val="nil"/>
        </w:pBdr>
        <w:snapToGrid w:val="0"/>
        <w:jc w:val="both"/>
        <w:rPr>
          <w:bCs/>
          <w:sz w:val="20"/>
          <w:szCs w:val="20"/>
        </w:rPr>
      </w:pPr>
      <w:r w:rsidRPr="00904AA5">
        <w:rPr>
          <w:bCs/>
          <w:sz w:val="20"/>
          <w:szCs w:val="20"/>
        </w:rPr>
        <w:t>En esta definición existe una palabra clave</w:t>
      </w:r>
      <w:r w:rsidR="00961797">
        <w:rPr>
          <w:bCs/>
          <w:sz w:val="20"/>
          <w:szCs w:val="20"/>
        </w:rPr>
        <w:t>;</w:t>
      </w:r>
      <w:r w:rsidRPr="00904AA5">
        <w:rPr>
          <w:bCs/>
          <w:sz w:val="20"/>
          <w:szCs w:val="20"/>
        </w:rPr>
        <w:t xml:space="preserve"> </w:t>
      </w:r>
      <w:r w:rsidRPr="00904AA5">
        <w:rPr>
          <w:b/>
          <w:bCs/>
          <w:sz w:val="20"/>
          <w:szCs w:val="20"/>
        </w:rPr>
        <w:t xml:space="preserve">servicio, </w:t>
      </w:r>
      <w:r w:rsidRPr="00904AA5" w:rsidR="00B1698D">
        <w:rPr>
          <w:bCs/>
          <w:sz w:val="20"/>
          <w:szCs w:val="20"/>
        </w:rPr>
        <w:t xml:space="preserve">que se entiende </w:t>
      </w:r>
      <w:r w:rsidRPr="00904AA5" w:rsidR="002966C3">
        <w:rPr>
          <w:bCs/>
          <w:sz w:val="20"/>
          <w:szCs w:val="20"/>
        </w:rPr>
        <w:t>como una descripción de valor</w:t>
      </w:r>
      <w:r w:rsidRPr="00904AA5" w:rsidR="00B1698D">
        <w:rPr>
          <w:bCs/>
          <w:sz w:val="20"/>
          <w:szCs w:val="20"/>
        </w:rPr>
        <w:t xml:space="preserve">, </w:t>
      </w:r>
      <w:r w:rsidRPr="00904AA5" w:rsidR="0081376F">
        <w:rPr>
          <w:bCs/>
          <w:sz w:val="20"/>
          <w:szCs w:val="20"/>
        </w:rPr>
        <w:t xml:space="preserve">término </w:t>
      </w:r>
      <w:r w:rsidRPr="00904AA5" w:rsidR="00B1698D">
        <w:rPr>
          <w:bCs/>
          <w:sz w:val="20"/>
          <w:szCs w:val="20"/>
        </w:rPr>
        <w:t xml:space="preserve">que </w:t>
      </w:r>
      <w:r w:rsidRPr="00904AA5" w:rsidR="002966C3">
        <w:rPr>
          <w:bCs/>
          <w:sz w:val="20"/>
          <w:szCs w:val="20"/>
        </w:rPr>
        <w:t xml:space="preserve">es propio de las </w:t>
      </w:r>
      <w:r w:rsidRPr="00904AA5" w:rsidR="001210B2">
        <w:rPr>
          <w:bCs/>
          <w:sz w:val="20"/>
          <w:szCs w:val="20"/>
        </w:rPr>
        <w:t>organizaciones</w:t>
      </w:r>
      <w:r w:rsidR="000269CD">
        <w:rPr>
          <w:bCs/>
          <w:sz w:val="20"/>
          <w:szCs w:val="20"/>
        </w:rPr>
        <w:t>, e</w:t>
      </w:r>
      <w:r w:rsidRPr="00904AA5" w:rsidR="00B1698D">
        <w:rPr>
          <w:bCs/>
          <w:sz w:val="20"/>
          <w:szCs w:val="20"/>
        </w:rPr>
        <w:t>ntonces, c</w:t>
      </w:r>
      <w:r w:rsidRPr="00904AA5" w:rsidR="002966C3">
        <w:rPr>
          <w:bCs/>
          <w:sz w:val="20"/>
          <w:szCs w:val="20"/>
        </w:rPr>
        <w:t xml:space="preserve">uando </w:t>
      </w:r>
      <w:r w:rsidRPr="00904AA5" w:rsidR="00B1698D">
        <w:rPr>
          <w:bCs/>
          <w:sz w:val="20"/>
          <w:szCs w:val="20"/>
        </w:rPr>
        <w:t xml:space="preserve">se hace </w:t>
      </w:r>
      <w:r w:rsidRPr="00904AA5" w:rsidR="002966C3">
        <w:rPr>
          <w:bCs/>
          <w:sz w:val="20"/>
          <w:szCs w:val="20"/>
        </w:rPr>
        <w:t xml:space="preserve">un catálogo de servicios </w:t>
      </w:r>
      <w:r w:rsidRPr="00904AA5" w:rsidR="00B1698D">
        <w:rPr>
          <w:bCs/>
          <w:sz w:val="20"/>
          <w:szCs w:val="20"/>
        </w:rPr>
        <w:t>se</w:t>
      </w:r>
      <w:r w:rsidRPr="00904AA5" w:rsidR="002966C3">
        <w:rPr>
          <w:bCs/>
          <w:sz w:val="20"/>
          <w:szCs w:val="20"/>
        </w:rPr>
        <w:t xml:space="preserve"> busca</w:t>
      </w:r>
      <w:r w:rsidRPr="00904AA5" w:rsidR="00B1698D">
        <w:rPr>
          <w:bCs/>
          <w:sz w:val="20"/>
          <w:szCs w:val="20"/>
        </w:rPr>
        <w:t xml:space="preserve"> </w:t>
      </w:r>
      <w:r w:rsidRPr="00904AA5" w:rsidR="002966C3">
        <w:rPr>
          <w:bCs/>
          <w:sz w:val="20"/>
          <w:szCs w:val="20"/>
        </w:rPr>
        <w:t>un valo</w:t>
      </w:r>
      <w:r w:rsidRPr="00904AA5" w:rsidR="00B1698D">
        <w:rPr>
          <w:bCs/>
          <w:sz w:val="20"/>
          <w:szCs w:val="20"/>
        </w:rPr>
        <w:t xml:space="preserve">r, el cual se </w:t>
      </w:r>
      <w:r w:rsidRPr="00904AA5" w:rsidR="002966C3">
        <w:rPr>
          <w:bCs/>
          <w:sz w:val="20"/>
          <w:szCs w:val="20"/>
        </w:rPr>
        <w:t>determina</w:t>
      </w:r>
      <w:r w:rsidRPr="00904AA5" w:rsidR="00B1698D">
        <w:rPr>
          <w:bCs/>
          <w:sz w:val="20"/>
          <w:szCs w:val="20"/>
        </w:rPr>
        <w:t xml:space="preserve"> desde dos</w:t>
      </w:r>
      <w:r w:rsidRPr="00904AA5" w:rsidR="001C38A4">
        <w:rPr>
          <w:bCs/>
          <w:sz w:val="20"/>
          <w:szCs w:val="20"/>
        </w:rPr>
        <w:t xml:space="preserve"> aspectos </w:t>
      </w:r>
      <w:r w:rsidRPr="00904AA5" w:rsidR="00B1698D">
        <w:rPr>
          <w:bCs/>
          <w:sz w:val="20"/>
          <w:szCs w:val="20"/>
        </w:rPr>
        <w:t>fundamentales:</w:t>
      </w:r>
      <w:r w:rsidRPr="00904AA5" w:rsidR="002966C3">
        <w:rPr>
          <w:bCs/>
          <w:sz w:val="20"/>
          <w:szCs w:val="20"/>
        </w:rPr>
        <w:t xml:space="preserve"> la </w:t>
      </w:r>
      <w:r w:rsidRPr="00904AA5" w:rsidR="001210B2">
        <w:rPr>
          <w:bCs/>
          <w:sz w:val="20"/>
          <w:szCs w:val="20"/>
        </w:rPr>
        <w:t>utilidad</w:t>
      </w:r>
      <w:r w:rsidRPr="00904AA5" w:rsidR="002966C3">
        <w:rPr>
          <w:bCs/>
          <w:sz w:val="20"/>
          <w:szCs w:val="20"/>
        </w:rPr>
        <w:t xml:space="preserve"> y </w:t>
      </w:r>
      <w:r w:rsidRPr="00904AA5" w:rsidR="00B1698D">
        <w:rPr>
          <w:bCs/>
          <w:sz w:val="20"/>
          <w:szCs w:val="20"/>
        </w:rPr>
        <w:t xml:space="preserve">la </w:t>
      </w:r>
      <w:r w:rsidRPr="00904AA5" w:rsidR="001210B2">
        <w:rPr>
          <w:bCs/>
          <w:sz w:val="20"/>
          <w:szCs w:val="20"/>
        </w:rPr>
        <w:t>garantía</w:t>
      </w:r>
      <w:r w:rsidRPr="00904AA5" w:rsidR="002966C3">
        <w:rPr>
          <w:bCs/>
          <w:sz w:val="20"/>
          <w:szCs w:val="20"/>
        </w:rPr>
        <w:t>.</w:t>
      </w:r>
    </w:p>
    <w:p w:rsidR="00B1698D" w:rsidP="0075352B" w:rsidRDefault="00B1698D" w14:paraId="29BC8597" w14:textId="5AC1962F">
      <w:pPr>
        <w:pBdr>
          <w:top w:val="nil"/>
          <w:left w:val="nil"/>
          <w:bottom w:val="nil"/>
          <w:right w:val="nil"/>
          <w:between w:val="nil"/>
        </w:pBdr>
        <w:snapToGrid w:val="0"/>
        <w:jc w:val="both"/>
        <w:rPr>
          <w:bCs/>
          <w:sz w:val="20"/>
          <w:szCs w:val="20"/>
        </w:rPr>
      </w:pPr>
    </w:p>
    <w:p w:rsidRPr="00961797" w:rsidR="00961797" w:rsidP="0075352B" w:rsidRDefault="00961797" w14:paraId="4FAB5DD1" w14:textId="43AA781D">
      <w:pPr>
        <w:pBdr>
          <w:top w:val="nil"/>
          <w:left w:val="nil"/>
          <w:bottom w:val="nil"/>
          <w:right w:val="nil"/>
          <w:between w:val="nil"/>
        </w:pBdr>
        <w:snapToGrid w:val="0"/>
        <w:jc w:val="both"/>
        <w:rPr>
          <w:b/>
          <w:bCs/>
          <w:sz w:val="20"/>
          <w:szCs w:val="20"/>
        </w:rPr>
      </w:pPr>
      <w:r w:rsidRPr="00961797">
        <w:rPr>
          <w:b/>
          <w:bCs/>
          <w:sz w:val="20"/>
          <w:szCs w:val="20"/>
        </w:rPr>
        <w:t>Figura 3</w:t>
      </w:r>
    </w:p>
    <w:p w:rsidRPr="00961797" w:rsidR="00961797" w:rsidP="0075352B" w:rsidRDefault="00961797" w14:paraId="7DCEC8CC" w14:textId="35F37544">
      <w:pPr>
        <w:pBdr>
          <w:top w:val="nil"/>
          <w:left w:val="nil"/>
          <w:bottom w:val="nil"/>
          <w:right w:val="nil"/>
          <w:between w:val="nil"/>
        </w:pBdr>
        <w:snapToGrid w:val="0"/>
        <w:jc w:val="both"/>
        <w:rPr>
          <w:bCs/>
          <w:i/>
          <w:sz w:val="20"/>
          <w:szCs w:val="20"/>
        </w:rPr>
      </w:pPr>
      <w:r w:rsidRPr="00961797">
        <w:rPr>
          <w:bCs/>
          <w:i/>
          <w:sz w:val="20"/>
          <w:szCs w:val="20"/>
        </w:rPr>
        <w:t>Características del catálogo de servicios</w:t>
      </w:r>
    </w:p>
    <w:p w:rsidR="00961797" w:rsidP="0075352B" w:rsidRDefault="00961797" w14:paraId="7F4DD808" w14:textId="6865AC75">
      <w:pPr>
        <w:pBdr>
          <w:top w:val="nil"/>
          <w:left w:val="nil"/>
          <w:bottom w:val="nil"/>
          <w:right w:val="nil"/>
          <w:between w:val="nil"/>
        </w:pBdr>
        <w:snapToGrid w:val="0"/>
        <w:jc w:val="both"/>
        <w:rPr>
          <w:bCs/>
          <w:sz w:val="20"/>
          <w:szCs w:val="20"/>
        </w:rPr>
      </w:pPr>
    </w:p>
    <w:p w:rsidR="00961797" w:rsidP="00961797" w:rsidRDefault="00961797" w14:paraId="1F95E098" w14:textId="2CB524A8">
      <w:pPr>
        <w:pBdr>
          <w:top w:val="nil"/>
          <w:left w:val="nil"/>
          <w:bottom w:val="nil"/>
          <w:right w:val="nil"/>
          <w:between w:val="nil"/>
        </w:pBdr>
        <w:snapToGrid w:val="0"/>
        <w:jc w:val="center"/>
        <w:rPr>
          <w:bCs/>
          <w:sz w:val="20"/>
          <w:szCs w:val="20"/>
        </w:rPr>
      </w:pPr>
      <w:commentRangeStart w:id="31"/>
      <w:commentRangeStart w:id="32"/>
      <w:r>
        <w:rPr>
          <w:bCs/>
          <w:noProof/>
          <w:sz w:val="20"/>
          <w:szCs w:val="20"/>
        </w:rPr>
        <w:drawing>
          <wp:inline distT="0" distB="0" distL="0" distR="0" wp14:anchorId="44127CF7" wp14:editId="2550C746">
            <wp:extent cx="5919541" cy="2797175"/>
            <wp:effectExtent l="0" t="0" r="5080" b="317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9931" cy="2797359"/>
                    </a:xfrm>
                    <a:prstGeom prst="rect">
                      <a:avLst/>
                    </a:prstGeom>
                    <a:noFill/>
                  </pic:spPr>
                </pic:pic>
              </a:graphicData>
            </a:graphic>
          </wp:inline>
        </w:drawing>
      </w:r>
      <w:commentRangeEnd w:id="32"/>
      <w:r>
        <w:rPr>
          <w:rStyle w:val="Refdecomentario"/>
        </w:rPr>
        <w:commentReference w:id="32"/>
      </w:r>
      <w:commentRangeEnd w:id="31"/>
      <w:r>
        <w:rPr>
          <w:rStyle w:val="Refdecomentario"/>
        </w:rPr>
        <w:commentReference w:id="31"/>
      </w:r>
    </w:p>
    <w:p w:rsidR="00961797" w:rsidP="0075352B" w:rsidRDefault="00961797" w14:paraId="4F8F80B0" w14:textId="4F48B967">
      <w:pPr>
        <w:pBdr>
          <w:top w:val="nil"/>
          <w:left w:val="nil"/>
          <w:bottom w:val="nil"/>
          <w:right w:val="nil"/>
          <w:between w:val="nil"/>
        </w:pBdr>
        <w:snapToGrid w:val="0"/>
        <w:jc w:val="both"/>
        <w:rPr>
          <w:bCs/>
          <w:sz w:val="20"/>
          <w:szCs w:val="20"/>
        </w:rPr>
      </w:pPr>
    </w:p>
    <w:p w:rsidR="00961797" w:rsidP="0075352B" w:rsidRDefault="00961797" w14:paraId="33FD799D" w14:textId="1E2F43AB">
      <w:pPr>
        <w:pBdr>
          <w:top w:val="nil"/>
          <w:left w:val="nil"/>
          <w:bottom w:val="nil"/>
          <w:right w:val="nil"/>
          <w:between w:val="nil"/>
        </w:pBdr>
        <w:snapToGrid w:val="0"/>
        <w:jc w:val="both"/>
        <w:rPr>
          <w:bCs/>
          <w:sz w:val="20"/>
          <w:szCs w:val="20"/>
        </w:rPr>
      </w:pPr>
    </w:p>
    <w:p w:rsidR="00533796" w:rsidP="0075352B" w:rsidRDefault="00533796" w14:paraId="6F4293C1" w14:textId="266F6FF1">
      <w:pPr>
        <w:pBdr>
          <w:top w:val="nil"/>
          <w:left w:val="nil"/>
          <w:bottom w:val="nil"/>
          <w:right w:val="nil"/>
          <w:between w:val="nil"/>
        </w:pBdr>
        <w:snapToGrid w:val="0"/>
        <w:jc w:val="both"/>
        <w:rPr>
          <w:bCs/>
          <w:sz w:val="20"/>
          <w:szCs w:val="20"/>
        </w:rPr>
      </w:pPr>
      <w:r w:rsidRPr="00904AA5">
        <w:rPr>
          <w:bCs/>
          <w:sz w:val="20"/>
          <w:szCs w:val="20"/>
        </w:rPr>
        <w:t xml:space="preserve">Cuando se logra definir un </w:t>
      </w:r>
      <w:r w:rsidRPr="00904AA5">
        <w:rPr>
          <w:b/>
          <w:bCs/>
          <w:sz w:val="20"/>
          <w:szCs w:val="20"/>
        </w:rPr>
        <w:t>servicio</w:t>
      </w:r>
      <w:r w:rsidRPr="00904AA5">
        <w:rPr>
          <w:bCs/>
          <w:sz w:val="20"/>
          <w:szCs w:val="20"/>
        </w:rPr>
        <w:t xml:space="preserve"> dentro de la organización se debe describir la</w:t>
      </w:r>
      <w:r w:rsidRPr="00904AA5">
        <w:rPr>
          <w:b/>
          <w:bCs/>
          <w:sz w:val="20"/>
          <w:szCs w:val="20"/>
        </w:rPr>
        <w:t xml:space="preserve"> utilidad</w:t>
      </w:r>
      <w:r w:rsidRPr="00904AA5">
        <w:rPr>
          <w:bCs/>
          <w:sz w:val="20"/>
          <w:szCs w:val="20"/>
        </w:rPr>
        <w:t xml:space="preserve">, la </w:t>
      </w:r>
      <w:r w:rsidRPr="00904AA5">
        <w:rPr>
          <w:b/>
          <w:bCs/>
          <w:sz w:val="20"/>
          <w:szCs w:val="20"/>
        </w:rPr>
        <w:t>garantía</w:t>
      </w:r>
      <w:r w:rsidRPr="00904AA5">
        <w:rPr>
          <w:bCs/>
          <w:sz w:val="20"/>
          <w:szCs w:val="20"/>
        </w:rPr>
        <w:t xml:space="preserve"> y los </w:t>
      </w:r>
      <w:r w:rsidRPr="00904AA5">
        <w:rPr>
          <w:b/>
          <w:bCs/>
          <w:sz w:val="20"/>
          <w:szCs w:val="20"/>
        </w:rPr>
        <w:t>atributos</w:t>
      </w:r>
      <w:r w:rsidRPr="00904AA5">
        <w:rPr>
          <w:bCs/>
          <w:sz w:val="20"/>
          <w:szCs w:val="20"/>
        </w:rPr>
        <w:t xml:space="preserve"> del servicio, que son los que realmente generan </w:t>
      </w:r>
      <w:r w:rsidRPr="00904AA5">
        <w:rPr>
          <w:b/>
          <w:bCs/>
          <w:sz w:val="20"/>
          <w:szCs w:val="20"/>
        </w:rPr>
        <w:t>valor</w:t>
      </w:r>
      <w:r w:rsidRPr="00904AA5">
        <w:rPr>
          <w:bCs/>
          <w:sz w:val="20"/>
          <w:szCs w:val="20"/>
        </w:rPr>
        <w:t>. Estos atributos se refieren a l</w:t>
      </w:r>
      <w:r w:rsidRPr="00904AA5">
        <w:rPr>
          <w:b/>
          <w:bCs/>
          <w:sz w:val="20"/>
          <w:szCs w:val="20"/>
        </w:rPr>
        <w:t>as preferencias de los clientes</w:t>
      </w:r>
      <w:r w:rsidRPr="00904AA5">
        <w:rPr>
          <w:bCs/>
          <w:sz w:val="20"/>
          <w:szCs w:val="20"/>
        </w:rPr>
        <w:t xml:space="preserve">, </w:t>
      </w:r>
      <w:r w:rsidRPr="00904AA5" w:rsidR="003E34D1">
        <w:rPr>
          <w:bCs/>
          <w:sz w:val="20"/>
          <w:szCs w:val="20"/>
        </w:rPr>
        <w:t>los cuales</w:t>
      </w:r>
      <w:r w:rsidRPr="00904AA5">
        <w:rPr>
          <w:bCs/>
          <w:sz w:val="20"/>
          <w:szCs w:val="20"/>
        </w:rPr>
        <w:t xml:space="preserve"> pueden ser internos y externos. </w:t>
      </w:r>
    </w:p>
    <w:p w:rsidRPr="00904AA5" w:rsidR="00961797" w:rsidP="0075352B" w:rsidRDefault="00961797" w14:paraId="1C26260D" w14:textId="77777777">
      <w:pPr>
        <w:pBdr>
          <w:top w:val="nil"/>
          <w:left w:val="nil"/>
          <w:bottom w:val="nil"/>
          <w:right w:val="nil"/>
          <w:between w:val="nil"/>
        </w:pBdr>
        <w:snapToGrid w:val="0"/>
        <w:jc w:val="both"/>
        <w:rPr>
          <w:bCs/>
          <w:sz w:val="20"/>
          <w:szCs w:val="20"/>
        </w:rPr>
      </w:pPr>
    </w:p>
    <w:p w:rsidRPr="00904AA5" w:rsidR="00E47A62" w:rsidP="0075352B" w:rsidRDefault="00E47A62" w14:paraId="4EE7ABAA" w14:textId="2FFBDBA5">
      <w:pPr>
        <w:pBdr>
          <w:top w:val="nil"/>
          <w:left w:val="nil"/>
          <w:bottom w:val="nil"/>
          <w:right w:val="nil"/>
          <w:between w:val="nil"/>
        </w:pBdr>
        <w:snapToGrid w:val="0"/>
        <w:jc w:val="both"/>
        <w:rPr>
          <w:bCs/>
          <w:sz w:val="20"/>
          <w:szCs w:val="20"/>
        </w:rPr>
      </w:pPr>
      <w:r w:rsidRPr="00904AA5">
        <w:rPr>
          <w:bCs/>
          <w:sz w:val="20"/>
          <w:szCs w:val="20"/>
        </w:rPr>
        <w:t>Es importante siempre filtrar las preferencias</w:t>
      </w:r>
      <w:r w:rsidRPr="00904AA5" w:rsidR="00B02CCB">
        <w:rPr>
          <w:bCs/>
          <w:sz w:val="20"/>
          <w:szCs w:val="20"/>
        </w:rPr>
        <w:t xml:space="preserve"> o</w:t>
      </w:r>
      <w:r w:rsidRPr="00904AA5">
        <w:rPr>
          <w:bCs/>
          <w:sz w:val="20"/>
          <w:szCs w:val="20"/>
        </w:rPr>
        <w:t xml:space="preserve"> nece</w:t>
      </w:r>
      <w:r w:rsidRPr="00904AA5" w:rsidR="000D54BB">
        <w:rPr>
          <w:bCs/>
          <w:sz w:val="20"/>
          <w:szCs w:val="20"/>
        </w:rPr>
        <w:t>si</w:t>
      </w:r>
      <w:r w:rsidRPr="00904AA5">
        <w:rPr>
          <w:bCs/>
          <w:sz w:val="20"/>
          <w:szCs w:val="20"/>
        </w:rPr>
        <w:t xml:space="preserve">dades del cliente </w:t>
      </w:r>
      <w:r w:rsidRPr="00904AA5" w:rsidR="003E34D1">
        <w:rPr>
          <w:bCs/>
          <w:sz w:val="20"/>
          <w:szCs w:val="20"/>
        </w:rPr>
        <w:t>para</w:t>
      </w:r>
      <w:r w:rsidRPr="00904AA5">
        <w:rPr>
          <w:bCs/>
          <w:sz w:val="20"/>
          <w:szCs w:val="20"/>
        </w:rPr>
        <w:t xml:space="preserve"> empezar a tratar todas las garantías y utilidades</w:t>
      </w:r>
      <w:r w:rsidRPr="00904AA5" w:rsidR="000D54BB">
        <w:rPr>
          <w:bCs/>
          <w:sz w:val="20"/>
          <w:szCs w:val="20"/>
        </w:rPr>
        <w:t>:</w:t>
      </w:r>
    </w:p>
    <w:p w:rsidRPr="00904AA5" w:rsidR="003B7DC0" w:rsidP="0075352B" w:rsidRDefault="003B7DC0" w14:paraId="41C5DC82" w14:textId="0974E5FE">
      <w:pPr>
        <w:pBdr>
          <w:top w:val="nil"/>
          <w:left w:val="nil"/>
          <w:bottom w:val="nil"/>
          <w:right w:val="nil"/>
          <w:between w:val="nil"/>
        </w:pBdr>
        <w:snapToGrid w:val="0"/>
        <w:ind w:left="720"/>
        <w:jc w:val="both"/>
        <w:rPr>
          <w:bCs/>
          <w:sz w:val="20"/>
          <w:szCs w:val="20"/>
        </w:rPr>
      </w:pPr>
    </w:p>
    <w:p w:rsidRPr="00904AA5" w:rsidR="003B7DC0" w:rsidP="0075352B" w:rsidRDefault="0081376F" w14:paraId="1F1230C3" w14:textId="13CC8054">
      <w:pPr>
        <w:pBdr>
          <w:top w:val="nil"/>
          <w:left w:val="nil"/>
          <w:bottom w:val="nil"/>
          <w:right w:val="nil"/>
          <w:between w:val="nil"/>
        </w:pBdr>
        <w:snapToGrid w:val="0"/>
        <w:ind w:left="720"/>
        <w:jc w:val="both"/>
        <w:rPr>
          <w:bCs/>
          <w:sz w:val="20"/>
          <w:szCs w:val="20"/>
        </w:rPr>
      </w:pPr>
      <w:r w:rsidRPr="00904AA5">
        <w:rPr>
          <w:b/>
          <w:noProof/>
          <w:sz w:val="20"/>
          <w:szCs w:val="20"/>
        </w:rPr>
        <mc:AlternateContent>
          <mc:Choice Requires="wps">
            <w:drawing>
              <wp:anchor distT="0" distB="0" distL="114300" distR="114300" simplePos="0" relativeHeight="251816960" behindDoc="0" locked="0" layoutInCell="1" allowOverlap="1" wp14:anchorId="294E6147" wp14:editId="236BE0C6">
                <wp:simplePos x="0" y="0"/>
                <wp:positionH relativeFrom="column">
                  <wp:posOffset>3809</wp:posOffset>
                </wp:positionH>
                <wp:positionV relativeFrom="paragraph">
                  <wp:posOffset>39370</wp:posOffset>
                </wp:positionV>
                <wp:extent cx="6448425" cy="590550"/>
                <wp:effectExtent l="57150" t="19050" r="85725" b="95250"/>
                <wp:wrapNone/>
                <wp:docPr id="59" name="Rectángulo 59"/>
                <wp:cNvGraphicFramePr/>
                <a:graphic xmlns:a="http://schemas.openxmlformats.org/drawingml/2006/main">
                  <a:graphicData uri="http://schemas.microsoft.com/office/word/2010/wordprocessingShape">
                    <wps:wsp>
                      <wps:cNvSpPr/>
                      <wps:spPr>
                        <a:xfrm>
                          <a:off x="0" y="0"/>
                          <a:ext cx="6448425" cy="59055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002316A1" w:rsidP="002975F3" w:rsidRDefault="002316A1" w14:paraId="7211A3BA" w14:textId="0630DA73">
                            <w:pPr>
                              <w:jc w:val="center"/>
                              <w:rPr>
                                <w:lang w:val="es-MX"/>
                              </w:rPr>
                            </w:pPr>
                            <w:r>
                              <w:rPr>
                                <w:lang w:val="es-MX"/>
                              </w:rPr>
                              <w:t xml:space="preserve">Infografía </w:t>
                            </w:r>
                          </w:p>
                          <w:p w:rsidRPr="002975F3" w:rsidR="002316A1" w:rsidP="002975F3" w:rsidRDefault="002316A1" w14:paraId="29C31487" w14:textId="6A019E3B">
                            <w:pPr>
                              <w:jc w:val="center"/>
                              <w:rPr>
                                <w:lang w:val="es-MX"/>
                              </w:rPr>
                            </w:pPr>
                            <w:r>
                              <w:rPr>
                                <w:lang w:val="es-MX"/>
                              </w:rPr>
                              <w:t>CF07_1.</w:t>
                            </w:r>
                            <w:del w:author="Humberto Arias Diaz" w:date="2023-10-02T16:12:00Z" w:id="33">
                              <w:r w:rsidDel="00AE3A5C">
                                <w:rPr>
                                  <w:lang w:val="es-MX"/>
                                </w:rPr>
                                <w:delText>3</w:delText>
                              </w:r>
                            </w:del>
                            <w:ins w:author="Humberto Arias Diaz" w:date="2023-10-02T16:12:00Z" w:id="34">
                              <w:r>
                                <w:rPr>
                                  <w:lang w:val="es-MX"/>
                                </w:rPr>
                                <w:t>1</w:t>
                              </w:r>
                            </w:ins>
                            <w:del w:author="Humberto Arias Diaz" w:date="2023-10-02T16:12:00Z" w:id="35">
                              <w:r w:rsidDel="00AE3A5C">
                                <w:rPr>
                                  <w:lang w:val="es-MX"/>
                                </w:rPr>
                                <w:delText>.</w:delText>
                              </w:r>
                            </w:del>
                            <w:ins w:author="Humberto Arias Diaz" w:date="2023-10-02T16:12:00Z" w:id="36">
                              <w:r>
                                <w:rPr>
                                  <w:lang w:val="es-MX"/>
                                </w:rPr>
                                <w:t>_c_</w:t>
                              </w:r>
                            </w:ins>
                            <w:del w:author="Humberto Arias Diaz" w:date="2023-10-02T16:12:00Z" w:id="37">
                              <w:r w:rsidDel="00AE3A5C">
                                <w:rPr>
                                  <w:lang w:val="es-MX"/>
                                </w:rPr>
                                <w:delText xml:space="preserve"> </w:delText>
                              </w:r>
                            </w:del>
                            <w:r>
                              <w:rPr>
                                <w:lang w:val="es-MX"/>
                              </w:rPr>
                              <w:t>Resumen _Catálogo de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59" style="position:absolute;left:0;text-align:left;margin-left:.3pt;margin-top:3.1pt;width:507.75pt;height:4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2" fillcolor="#39a900" strokecolor="#4579b8 [3044]" w14:anchorId="294E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">
                <v:shadow on="t" color="black" opacity="22937f" offset="0,.63889mm" origin=",.5"/>
                <v:textbox>
                  <w:txbxContent>
                    <w:p w:rsidR="002316A1" w:rsidP="002975F3" w:rsidRDefault="002316A1" w14:paraId="7211A3BA" w14:textId="0630DA73">
                      <w:pPr>
                        <w:jc w:val="center"/>
                        <w:rPr>
                          <w:lang w:val="es-MX"/>
                        </w:rPr>
                      </w:pPr>
                      <w:r>
                        <w:rPr>
                          <w:lang w:val="es-MX"/>
                        </w:rPr>
                        <w:t xml:space="preserve">Infografía </w:t>
                      </w:r>
                    </w:p>
                    <w:p w:rsidRPr="002975F3" w:rsidR="002316A1" w:rsidP="002975F3" w:rsidRDefault="002316A1" w14:paraId="29C31487" w14:textId="6A019E3B">
                      <w:pPr>
                        <w:jc w:val="center"/>
                        <w:rPr>
                          <w:lang w:val="es-MX"/>
                        </w:rPr>
                      </w:pPr>
                      <w:r>
                        <w:rPr>
                          <w:lang w:val="es-MX"/>
                        </w:rPr>
                        <w:t>CF07_1.</w:t>
                      </w:r>
                      <w:del w:author="Humberto Arias Diaz" w:date="2023-10-02T16:12:00Z" w:id="38">
                        <w:r w:rsidDel="00AE3A5C">
                          <w:rPr>
                            <w:lang w:val="es-MX"/>
                          </w:rPr>
                          <w:delText>3</w:delText>
                        </w:r>
                      </w:del>
                      <w:ins w:author="Humberto Arias Diaz" w:date="2023-10-02T16:12:00Z" w:id="39">
                        <w:r>
                          <w:rPr>
                            <w:lang w:val="es-MX"/>
                          </w:rPr>
                          <w:t>1</w:t>
                        </w:r>
                      </w:ins>
                      <w:del w:author="Humberto Arias Diaz" w:date="2023-10-02T16:12:00Z" w:id="40">
                        <w:r w:rsidDel="00AE3A5C">
                          <w:rPr>
                            <w:lang w:val="es-MX"/>
                          </w:rPr>
                          <w:delText>.</w:delText>
                        </w:r>
                      </w:del>
                      <w:ins w:author="Humberto Arias Diaz" w:date="2023-10-02T16:12:00Z" w:id="41">
                        <w:r>
                          <w:rPr>
                            <w:lang w:val="es-MX"/>
                          </w:rPr>
                          <w:t>_c_</w:t>
                        </w:r>
                      </w:ins>
                      <w:del w:author="Humberto Arias Diaz" w:date="2023-10-02T16:12:00Z" w:id="42">
                        <w:r w:rsidDel="00AE3A5C">
                          <w:rPr>
                            <w:lang w:val="es-MX"/>
                          </w:rPr>
                          <w:delText xml:space="preserve"> </w:delText>
                        </w:r>
                      </w:del>
                      <w:r>
                        <w:rPr>
                          <w:lang w:val="es-MX"/>
                        </w:rPr>
                        <w:t>Resumen _Catálogo de servicios</w:t>
                      </w:r>
                    </w:p>
                  </w:txbxContent>
                </v:textbox>
              </v:rect>
            </w:pict>
          </mc:Fallback>
        </mc:AlternateContent>
      </w:r>
    </w:p>
    <w:p w:rsidRPr="0086353E" w:rsidR="003B7DC0" w:rsidP="0075352B" w:rsidRDefault="003B7DC0" w14:paraId="589438BF" w14:textId="4951E35C">
      <w:pPr>
        <w:pBdr>
          <w:top w:val="nil"/>
          <w:left w:val="nil"/>
          <w:bottom w:val="nil"/>
          <w:right w:val="nil"/>
          <w:between w:val="nil"/>
        </w:pBdr>
        <w:snapToGrid w:val="0"/>
        <w:ind w:left="720"/>
        <w:jc w:val="both"/>
        <w:rPr>
          <w:bCs/>
          <w:sz w:val="20"/>
          <w:szCs w:val="20"/>
        </w:rPr>
      </w:pPr>
    </w:p>
    <w:p w:rsidRPr="00904AA5" w:rsidR="003B7DC0" w:rsidP="0075352B" w:rsidRDefault="003B7DC0" w14:paraId="658C1071" w14:textId="495FBEF4">
      <w:pPr>
        <w:pBdr>
          <w:top w:val="nil"/>
          <w:left w:val="nil"/>
          <w:bottom w:val="nil"/>
          <w:right w:val="nil"/>
          <w:between w:val="nil"/>
        </w:pBdr>
        <w:snapToGrid w:val="0"/>
        <w:ind w:left="720"/>
        <w:jc w:val="both"/>
        <w:rPr>
          <w:bCs/>
          <w:sz w:val="20"/>
          <w:szCs w:val="20"/>
        </w:rPr>
      </w:pPr>
    </w:p>
    <w:p w:rsidRPr="00904AA5" w:rsidR="003B7DC0" w:rsidP="0075352B" w:rsidRDefault="003B7DC0" w14:paraId="792D72CD" w14:textId="5F9A0C58">
      <w:pPr>
        <w:pBdr>
          <w:top w:val="nil"/>
          <w:left w:val="nil"/>
          <w:bottom w:val="nil"/>
          <w:right w:val="nil"/>
          <w:between w:val="nil"/>
        </w:pBdr>
        <w:snapToGrid w:val="0"/>
        <w:ind w:left="720"/>
        <w:jc w:val="both"/>
        <w:rPr>
          <w:bCs/>
          <w:sz w:val="20"/>
          <w:szCs w:val="20"/>
        </w:rPr>
      </w:pPr>
    </w:p>
    <w:p w:rsidR="00AE6FEB" w:rsidP="0075352B" w:rsidRDefault="00CA5D15" w14:paraId="55B01DAD" w14:textId="72B82E8F">
      <w:pPr>
        <w:pBdr>
          <w:top w:val="nil"/>
          <w:left w:val="nil"/>
          <w:bottom w:val="nil"/>
          <w:right w:val="nil"/>
          <w:between w:val="nil"/>
        </w:pBdr>
        <w:snapToGrid w:val="0"/>
        <w:jc w:val="both"/>
        <w:rPr>
          <w:bCs/>
          <w:sz w:val="20"/>
          <w:szCs w:val="20"/>
        </w:rPr>
      </w:pPr>
      <w:r w:rsidRPr="00904AA5">
        <w:rPr>
          <w:bCs/>
          <w:sz w:val="20"/>
          <w:szCs w:val="20"/>
        </w:rPr>
        <w:lastRenderedPageBreak/>
        <w:t xml:space="preserve">La diferenciación del valor se proyecta desde la mente del cliente, </w:t>
      </w:r>
      <w:r w:rsidRPr="00904AA5" w:rsidR="003E34D1">
        <w:rPr>
          <w:bCs/>
          <w:sz w:val="20"/>
          <w:szCs w:val="20"/>
        </w:rPr>
        <w:t>quien</w:t>
      </w:r>
      <w:r w:rsidRPr="00904AA5">
        <w:rPr>
          <w:bCs/>
          <w:sz w:val="20"/>
          <w:szCs w:val="20"/>
        </w:rPr>
        <w:t xml:space="preserve"> genera las expectativas del servicio</w:t>
      </w:r>
      <w:r w:rsidRPr="00904AA5" w:rsidR="003E34D1">
        <w:rPr>
          <w:bCs/>
          <w:sz w:val="20"/>
          <w:szCs w:val="20"/>
        </w:rPr>
        <w:t>, que será aquello que s</w:t>
      </w:r>
      <w:r w:rsidRPr="00904AA5">
        <w:rPr>
          <w:bCs/>
          <w:sz w:val="20"/>
          <w:szCs w:val="20"/>
        </w:rPr>
        <w:t xml:space="preserve">e debe tratar de cumplir </w:t>
      </w:r>
      <w:r w:rsidRPr="00904AA5" w:rsidR="003E34D1">
        <w:rPr>
          <w:bCs/>
          <w:sz w:val="20"/>
          <w:szCs w:val="20"/>
        </w:rPr>
        <w:t xml:space="preserve">mediante </w:t>
      </w:r>
      <w:r w:rsidRPr="00904AA5">
        <w:rPr>
          <w:bCs/>
          <w:sz w:val="20"/>
          <w:szCs w:val="20"/>
        </w:rPr>
        <w:t>esa experiencia del servicio</w:t>
      </w:r>
      <w:r w:rsidR="00D14514">
        <w:rPr>
          <w:bCs/>
          <w:sz w:val="20"/>
          <w:szCs w:val="20"/>
        </w:rPr>
        <w:t>, e</w:t>
      </w:r>
      <w:r w:rsidRPr="00904AA5">
        <w:rPr>
          <w:bCs/>
          <w:sz w:val="20"/>
          <w:szCs w:val="20"/>
        </w:rPr>
        <w:t xml:space="preserve">s </w:t>
      </w:r>
      <w:r w:rsidRPr="00904AA5" w:rsidR="00512920">
        <w:rPr>
          <w:bCs/>
          <w:sz w:val="20"/>
          <w:szCs w:val="20"/>
        </w:rPr>
        <w:t>decir,</w:t>
      </w:r>
      <w:r w:rsidRPr="00904AA5">
        <w:rPr>
          <w:bCs/>
          <w:sz w:val="20"/>
          <w:szCs w:val="20"/>
        </w:rPr>
        <w:t xml:space="preserve"> en el diario vivir con el </w:t>
      </w:r>
      <w:r w:rsidRPr="00904AA5" w:rsidR="00FA640F">
        <w:rPr>
          <w:bCs/>
          <w:sz w:val="20"/>
          <w:szCs w:val="20"/>
        </w:rPr>
        <w:t xml:space="preserve">uso del </w:t>
      </w:r>
      <w:r w:rsidRPr="00904AA5">
        <w:rPr>
          <w:bCs/>
          <w:sz w:val="20"/>
          <w:szCs w:val="20"/>
        </w:rPr>
        <w:t xml:space="preserve">servicio, </w:t>
      </w:r>
      <w:r w:rsidRPr="00904AA5" w:rsidR="00FA640F">
        <w:rPr>
          <w:bCs/>
          <w:sz w:val="20"/>
          <w:szCs w:val="20"/>
        </w:rPr>
        <w:t xml:space="preserve">que </w:t>
      </w:r>
      <w:r w:rsidRPr="00904AA5">
        <w:rPr>
          <w:bCs/>
          <w:sz w:val="20"/>
          <w:szCs w:val="20"/>
        </w:rPr>
        <w:t>debe ser confiable.</w:t>
      </w:r>
    </w:p>
    <w:p w:rsidRPr="00904AA5" w:rsidR="009278D6" w:rsidP="0075352B" w:rsidRDefault="009278D6" w14:paraId="1EDF25A7" w14:textId="77777777">
      <w:pPr>
        <w:pBdr>
          <w:top w:val="nil"/>
          <w:left w:val="nil"/>
          <w:bottom w:val="nil"/>
          <w:right w:val="nil"/>
          <w:between w:val="nil"/>
        </w:pBdr>
        <w:snapToGrid w:val="0"/>
        <w:jc w:val="both"/>
        <w:rPr>
          <w:bCs/>
          <w:sz w:val="20"/>
          <w:szCs w:val="20"/>
        </w:rPr>
      </w:pPr>
    </w:p>
    <w:p w:rsidRPr="00904AA5" w:rsidR="00AE6FEB" w:rsidP="41115C5E" w:rsidRDefault="00C203A0" w14:paraId="2A6D77CF" w14:textId="5B1E46EB">
      <w:pPr>
        <w:pBdr>
          <w:top w:val="nil" w:color="000000" w:sz="0" w:space="0"/>
          <w:left w:val="nil" w:color="000000" w:sz="0" w:space="0"/>
          <w:bottom w:val="nil" w:color="000000" w:sz="0" w:space="0"/>
          <w:right w:val="nil" w:color="000000" w:sz="0" w:space="0"/>
          <w:between w:val="nil" w:color="000000" w:sz="0" w:space="0"/>
        </w:pBdr>
        <w:snapToGrid w:val="0"/>
        <w:jc w:val="both"/>
        <w:rPr>
          <w:sz w:val="20"/>
          <w:szCs w:val="20"/>
        </w:rPr>
      </w:pPr>
      <w:r w:rsidRPr="41115C5E" w:rsidR="00C203A0">
        <w:rPr>
          <w:sz w:val="20"/>
          <w:szCs w:val="20"/>
        </w:rPr>
        <w:t xml:space="preserve">Entonces, </w:t>
      </w:r>
      <w:r w:rsidRPr="41115C5E" w:rsidR="00157765">
        <w:rPr>
          <w:sz w:val="20"/>
          <w:szCs w:val="20"/>
        </w:rPr>
        <w:t xml:space="preserve">según </w:t>
      </w:r>
      <w:r w:rsidRPr="41115C5E" w:rsidR="00157765">
        <w:rPr>
          <w:i w:val="1"/>
          <w:iCs w:val="1"/>
          <w:sz w:val="20"/>
          <w:szCs w:val="20"/>
        </w:rPr>
        <w:t>ManageEngine</w:t>
      </w:r>
      <w:r w:rsidRPr="41115C5E" w:rsidR="00157765">
        <w:rPr>
          <w:sz w:val="20"/>
          <w:szCs w:val="20"/>
        </w:rPr>
        <w:t xml:space="preserve"> (s.f.) el</w:t>
      </w:r>
      <w:r w:rsidRPr="41115C5E" w:rsidR="00C203A0">
        <w:rPr>
          <w:sz w:val="20"/>
          <w:szCs w:val="20"/>
        </w:rPr>
        <w:t xml:space="preserve"> flujo de trabajo que se puede </w:t>
      </w:r>
      <w:r w:rsidRPr="41115C5E" w:rsidR="62B5794B">
        <w:rPr>
          <w:sz w:val="20"/>
          <w:szCs w:val="20"/>
        </w:rPr>
        <w:t>ocasionar</w:t>
      </w:r>
      <w:r w:rsidRPr="41115C5E" w:rsidR="00157765">
        <w:rPr>
          <w:sz w:val="20"/>
          <w:szCs w:val="20"/>
        </w:rPr>
        <w:t xml:space="preserve"> contempla las siguientes actividades:</w:t>
      </w:r>
    </w:p>
    <w:p w:rsidR="002C0E8D" w:rsidP="0075352B" w:rsidRDefault="00291200" w14:paraId="0152F101" w14:textId="5A266D4F">
      <w:pPr>
        <w:pBdr>
          <w:top w:val="nil"/>
          <w:left w:val="nil"/>
          <w:bottom w:val="nil"/>
          <w:right w:val="nil"/>
          <w:between w:val="nil"/>
        </w:pBdr>
        <w:snapToGrid w:val="0"/>
        <w:ind w:left="720"/>
        <w:jc w:val="both"/>
        <w:rPr>
          <w:bCs/>
          <w:sz w:val="20"/>
          <w:szCs w:val="20"/>
        </w:rPr>
      </w:pPr>
      <w:r w:rsidRPr="00904AA5">
        <w:rPr>
          <w:b/>
          <w:noProof/>
          <w:sz w:val="20"/>
          <w:szCs w:val="20"/>
        </w:rPr>
        <mc:AlternateContent>
          <mc:Choice Requires="wps">
            <w:drawing>
              <wp:anchor distT="0" distB="0" distL="114300" distR="114300" simplePos="0" relativeHeight="251809792" behindDoc="0" locked="0" layoutInCell="1" allowOverlap="1" wp14:anchorId="7FA46494" wp14:editId="767279F7">
                <wp:simplePos x="0" y="0"/>
                <wp:positionH relativeFrom="margin">
                  <wp:posOffset>60959</wp:posOffset>
                </wp:positionH>
                <wp:positionV relativeFrom="paragraph">
                  <wp:posOffset>88900</wp:posOffset>
                </wp:positionV>
                <wp:extent cx="6334125" cy="590550"/>
                <wp:effectExtent l="57150" t="19050" r="85725" b="95250"/>
                <wp:wrapNone/>
                <wp:docPr id="52" name="Rectángulo 52"/>
                <wp:cNvGraphicFramePr/>
                <a:graphic xmlns:a="http://schemas.openxmlformats.org/drawingml/2006/main">
                  <a:graphicData uri="http://schemas.microsoft.com/office/word/2010/wordprocessingShape">
                    <wps:wsp>
                      <wps:cNvSpPr/>
                      <wps:spPr>
                        <a:xfrm>
                          <a:off x="0" y="0"/>
                          <a:ext cx="6334125" cy="59055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002316A1" w:rsidP="0057563D" w:rsidRDefault="002316A1" w14:paraId="2059F108" w14:textId="77777777">
                            <w:pPr>
                              <w:jc w:val="center"/>
                              <w:rPr>
                                <w:lang w:val="es-MX"/>
                              </w:rPr>
                            </w:pPr>
                            <w:r>
                              <w:rPr>
                                <w:lang w:val="es-MX"/>
                              </w:rPr>
                              <w:t>Pasos</w:t>
                            </w:r>
                          </w:p>
                          <w:p w:rsidRPr="002975F3" w:rsidR="002316A1" w:rsidP="00881375" w:rsidRDefault="002316A1" w14:paraId="3D33E7C5" w14:textId="6E240DC9">
                            <w:pPr>
                              <w:jc w:val="center"/>
                              <w:rPr>
                                <w:lang w:val="es-MX"/>
                              </w:rPr>
                            </w:pPr>
                            <w:r>
                              <w:rPr>
                                <w:lang w:val="es-MX"/>
                              </w:rPr>
                              <w:t>CF07_1.</w:t>
                            </w:r>
                            <w:del w:author="Humberto Arias Diaz" w:date="2023-10-02T16:13:00Z" w:id="43">
                              <w:r w:rsidDel="002E53AE">
                                <w:rPr>
                                  <w:lang w:val="es-MX"/>
                                </w:rPr>
                                <w:delText>4</w:delText>
                              </w:r>
                            </w:del>
                            <w:ins w:author="Humberto Arias Diaz" w:date="2023-10-02T16:13:00Z" w:id="44">
                              <w:r>
                                <w:rPr>
                                  <w:lang w:val="es-MX"/>
                                </w:rPr>
                                <w:t>1</w:t>
                              </w:r>
                            </w:ins>
                            <w:del w:author="Humberto Arias Diaz" w:date="2023-10-02T16:13:00Z" w:id="45">
                              <w:r w:rsidDel="002E53AE">
                                <w:rPr>
                                  <w:lang w:val="es-MX"/>
                                </w:rPr>
                                <w:delText>.</w:delText>
                              </w:r>
                            </w:del>
                            <w:ins w:author="Humberto Arias Diaz" w:date="2023-10-02T16:13:00Z" w:id="46">
                              <w:r>
                                <w:rPr>
                                  <w:lang w:val="es-MX"/>
                                </w:rPr>
                                <w:t>_d_</w:t>
                              </w:r>
                            </w:ins>
                            <w:del w:author="Humberto Arias Diaz" w:date="2023-10-02T16:13:00Z" w:id="47">
                              <w:r w:rsidDel="002E53AE">
                                <w:rPr>
                                  <w:lang w:val="es-MX"/>
                                </w:rPr>
                                <w:delText xml:space="preserve"> </w:delText>
                              </w:r>
                            </w:del>
                            <w:r>
                              <w:rPr>
                                <w:lang w:val="es-MX"/>
                              </w:rPr>
                              <w:t>Flujo de trabajo_gestión_solicitud de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52" style="position:absolute;left:0;text-align:left;margin-left:4.8pt;margin-top:7pt;width:498.75pt;height:46.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33" fillcolor="#39a900" strokecolor="#4579b8 [3044]" w14:anchorId="7FA46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">
                <v:shadow on="t" color="black" opacity="22937f" offset="0,.63889mm" origin=",.5"/>
                <v:textbox>
                  <w:txbxContent>
                    <w:p w:rsidR="002316A1" w:rsidP="0057563D" w:rsidRDefault="002316A1" w14:paraId="2059F108" w14:textId="77777777">
                      <w:pPr>
                        <w:jc w:val="center"/>
                        <w:rPr>
                          <w:lang w:val="es-MX"/>
                        </w:rPr>
                      </w:pPr>
                      <w:r>
                        <w:rPr>
                          <w:lang w:val="es-MX"/>
                        </w:rPr>
                        <w:t>Pasos</w:t>
                      </w:r>
                    </w:p>
                    <w:p w:rsidRPr="002975F3" w:rsidR="002316A1" w:rsidP="00881375" w:rsidRDefault="002316A1" w14:paraId="3D33E7C5" w14:textId="6E240DC9">
                      <w:pPr>
                        <w:jc w:val="center"/>
                        <w:rPr>
                          <w:lang w:val="es-MX"/>
                        </w:rPr>
                      </w:pPr>
                      <w:r>
                        <w:rPr>
                          <w:lang w:val="es-MX"/>
                        </w:rPr>
                        <w:t>CF07_1.</w:t>
                      </w:r>
                      <w:del w:author="Humberto Arias Diaz" w:date="2023-10-02T16:13:00Z" w:id="48">
                        <w:r w:rsidDel="002E53AE">
                          <w:rPr>
                            <w:lang w:val="es-MX"/>
                          </w:rPr>
                          <w:delText>4</w:delText>
                        </w:r>
                      </w:del>
                      <w:ins w:author="Humberto Arias Diaz" w:date="2023-10-02T16:13:00Z" w:id="49">
                        <w:r>
                          <w:rPr>
                            <w:lang w:val="es-MX"/>
                          </w:rPr>
                          <w:t>1</w:t>
                        </w:r>
                      </w:ins>
                      <w:del w:author="Humberto Arias Diaz" w:date="2023-10-02T16:13:00Z" w:id="50">
                        <w:r w:rsidDel="002E53AE">
                          <w:rPr>
                            <w:lang w:val="es-MX"/>
                          </w:rPr>
                          <w:delText>.</w:delText>
                        </w:r>
                      </w:del>
                      <w:ins w:author="Humberto Arias Diaz" w:date="2023-10-02T16:13:00Z" w:id="51">
                        <w:r>
                          <w:rPr>
                            <w:lang w:val="es-MX"/>
                          </w:rPr>
                          <w:t>_d_</w:t>
                        </w:r>
                      </w:ins>
                      <w:del w:author="Humberto Arias Diaz" w:date="2023-10-02T16:13:00Z" w:id="52">
                        <w:r w:rsidDel="002E53AE">
                          <w:rPr>
                            <w:lang w:val="es-MX"/>
                          </w:rPr>
                          <w:delText xml:space="preserve"> </w:delText>
                        </w:r>
                      </w:del>
                      <w:r>
                        <w:rPr>
                          <w:lang w:val="es-MX"/>
                        </w:rPr>
                        <w:t>Flujo de trabajo_gestión_solicitud de servicio</w:t>
                      </w:r>
                    </w:p>
                  </w:txbxContent>
                </v:textbox>
                <w10:wrap anchorx="margin"/>
              </v:rect>
            </w:pict>
          </mc:Fallback>
        </mc:AlternateContent>
      </w:r>
    </w:p>
    <w:p w:rsidRPr="00904AA5" w:rsidR="00291200" w:rsidP="0075352B" w:rsidRDefault="00291200" w14:paraId="4BA95126" w14:textId="7D5AC722">
      <w:pPr>
        <w:pBdr>
          <w:top w:val="nil"/>
          <w:left w:val="nil"/>
          <w:bottom w:val="nil"/>
          <w:right w:val="nil"/>
          <w:between w:val="nil"/>
        </w:pBdr>
        <w:snapToGrid w:val="0"/>
        <w:ind w:left="720"/>
        <w:jc w:val="both"/>
        <w:rPr>
          <w:bCs/>
          <w:sz w:val="20"/>
          <w:szCs w:val="20"/>
        </w:rPr>
      </w:pPr>
    </w:p>
    <w:p w:rsidR="002C0E8D" w:rsidP="0075352B" w:rsidRDefault="002C0E8D" w14:paraId="6C7EB340" w14:textId="3409BE23">
      <w:pPr>
        <w:pBdr>
          <w:top w:val="nil"/>
          <w:left w:val="nil"/>
          <w:bottom w:val="nil"/>
          <w:right w:val="nil"/>
          <w:between w:val="nil"/>
        </w:pBdr>
        <w:snapToGrid w:val="0"/>
        <w:ind w:left="720"/>
        <w:jc w:val="both"/>
        <w:rPr>
          <w:bCs/>
          <w:sz w:val="20"/>
          <w:szCs w:val="20"/>
        </w:rPr>
      </w:pPr>
    </w:p>
    <w:p w:rsidR="009278D6" w:rsidP="0075352B" w:rsidRDefault="009278D6" w14:paraId="74D01662" w14:textId="6DF7AD5A">
      <w:pPr>
        <w:pBdr>
          <w:top w:val="nil"/>
          <w:left w:val="nil"/>
          <w:bottom w:val="nil"/>
          <w:right w:val="nil"/>
          <w:between w:val="nil"/>
        </w:pBdr>
        <w:snapToGrid w:val="0"/>
        <w:ind w:left="720"/>
        <w:jc w:val="both"/>
        <w:rPr>
          <w:bCs/>
          <w:sz w:val="20"/>
          <w:szCs w:val="20"/>
        </w:rPr>
      </w:pPr>
    </w:p>
    <w:p w:rsidRPr="00904AA5" w:rsidR="009278D6" w:rsidP="0075352B" w:rsidRDefault="009278D6" w14:paraId="51C24A5C" w14:textId="77777777">
      <w:pPr>
        <w:pBdr>
          <w:top w:val="nil"/>
          <w:left w:val="nil"/>
          <w:bottom w:val="nil"/>
          <w:right w:val="nil"/>
          <w:between w:val="nil"/>
        </w:pBdr>
        <w:snapToGrid w:val="0"/>
        <w:ind w:left="720"/>
        <w:jc w:val="both"/>
        <w:rPr>
          <w:bCs/>
          <w:sz w:val="20"/>
          <w:szCs w:val="20"/>
        </w:rPr>
      </w:pPr>
    </w:p>
    <w:p w:rsidRPr="0086353E" w:rsidR="00367121" w:rsidP="0075352B" w:rsidRDefault="00367121" w14:paraId="067EE46C" w14:textId="373615E7">
      <w:pPr>
        <w:pBdr>
          <w:top w:val="nil"/>
          <w:left w:val="nil"/>
          <w:bottom w:val="nil"/>
          <w:right w:val="nil"/>
          <w:between w:val="nil"/>
        </w:pBdr>
        <w:snapToGrid w:val="0"/>
        <w:ind w:left="720"/>
        <w:jc w:val="both"/>
        <w:rPr>
          <w:bCs/>
          <w:sz w:val="20"/>
          <w:szCs w:val="20"/>
        </w:rPr>
      </w:pPr>
    </w:p>
    <w:p w:rsidR="003B7DC0" w:rsidP="00BA059C" w:rsidRDefault="003B7DC0" w14:paraId="3E59C903" w14:textId="600A322B">
      <w:pPr>
        <w:pStyle w:val="Prrafodelista"/>
        <w:numPr>
          <w:ilvl w:val="0"/>
          <w:numId w:val="9"/>
        </w:numPr>
        <w:pBdr>
          <w:top w:val="nil"/>
          <w:left w:val="nil"/>
          <w:bottom w:val="nil"/>
          <w:right w:val="nil"/>
          <w:between w:val="nil"/>
        </w:pBdr>
        <w:snapToGrid w:val="0"/>
        <w:jc w:val="both"/>
        <w:rPr>
          <w:b/>
          <w:sz w:val="20"/>
          <w:szCs w:val="20"/>
        </w:rPr>
      </w:pPr>
      <w:r w:rsidRPr="002316A1">
        <w:rPr>
          <w:b/>
          <w:sz w:val="20"/>
          <w:szCs w:val="20"/>
        </w:rPr>
        <w:t>O</w:t>
      </w:r>
      <w:r w:rsidRPr="002316A1" w:rsidR="00CA5D15">
        <w:rPr>
          <w:b/>
          <w:sz w:val="20"/>
          <w:szCs w:val="20"/>
        </w:rPr>
        <w:t>bjetivo del catálogo de servicios</w:t>
      </w:r>
    </w:p>
    <w:p w:rsidRPr="002316A1" w:rsidR="009278D6" w:rsidP="009278D6" w:rsidRDefault="009278D6" w14:paraId="02337910" w14:textId="77777777">
      <w:pPr>
        <w:pStyle w:val="Prrafodelista"/>
        <w:pBdr>
          <w:top w:val="nil"/>
          <w:left w:val="nil"/>
          <w:bottom w:val="nil"/>
          <w:right w:val="nil"/>
          <w:between w:val="nil"/>
        </w:pBdr>
        <w:snapToGrid w:val="0"/>
        <w:jc w:val="both"/>
        <w:rPr>
          <w:b/>
          <w:sz w:val="20"/>
          <w:szCs w:val="20"/>
        </w:rPr>
      </w:pPr>
    </w:p>
    <w:p w:rsidRPr="00904AA5" w:rsidR="00E47A62" w:rsidP="0075352B" w:rsidRDefault="003B7DC0" w14:paraId="2056FD9B" w14:textId="0D7EC1A8">
      <w:pPr>
        <w:pBdr>
          <w:top w:val="nil"/>
          <w:left w:val="nil"/>
          <w:bottom w:val="nil"/>
          <w:right w:val="nil"/>
          <w:between w:val="nil"/>
        </w:pBdr>
        <w:snapToGrid w:val="0"/>
        <w:jc w:val="both"/>
        <w:rPr>
          <w:sz w:val="20"/>
          <w:szCs w:val="20"/>
        </w:rPr>
      </w:pPr>
      <w:r w:rsidRPr="00904AA5">
        <w:rPr>
          <w:sz w:val="20"/>
          <w:szCs w:val="20"/>
        </w:rPr>
        <w:t xml:space="preserve">A partir de la información ya estudiada se puede concluir que </w:t>
      </w:r>
      <w:r w:rsidR="00E46D79">
        <w:rPr>
          <w:sz w:val="20"/>
          <w:szCs w:val="20"/>
        </w:rPr>
        <w:t>los</w:t>
      </w:r>
      <w:r w:rsidRPr="00904AA5">
        <w:rPr>
          <w:sz w:val="20"/>
          <w:szCs w:val="20"/>
        </w:rPr>
        <w:t xml:space="preserve"> objetivo</w:t>
      </w:r>
      <w:r w:rsidR="00E46D79">
        <w:rPr>
          <w:sz w:val="20"/>
          <w:szCs w:val="20"/>
        </w:rPr>
        <w:t>s</w:t>
      </w:r>
      <w:r w:rsidR="00891BED">
        <w:rPr>
          <w:sz w:val="20"/>
          <w:szCs w:val="20"/>
        </w:rPr>
        <w:t xml:space="preserve"> </w:t>
      </w:r>
      <w:r w:rsidRPr="00904AA5">
        <w:rPr>
          <w:sz w:val="20"/>
          <w:szCs w:val="20"/>
        </w:rPr>
        <w:t xml:space="preserve">del catálogo de servicios </w:t>
      </w:r>
      <w:r w:rsidR="00E46D79">
        <w:rPr>
          <w:sz w:val="20"/>
          <w:szCs w:val="20"/>
        </w:rPr>
        <w:t>son</w:t>
      </w:r>
      <w:r w:rsidRPr="00904AA5">
        <w:rPr>
          <w:sz w:val="20"/>
          <w:szCs w:val="20"/>
        </w:rPr>
        <w:t>:</w:t>
      </w:r>
    </w:p>
    <w:p w:rsidRPr="00904AA5" w:rsidR="00CA5D15" w:rsidP="0075352B" w:rsidRDefault="00CA5D15" w14:paraId="5A9F565E" w14:textId="37DC871D">
      <w:pPr>
        <w:pBdr>
          <w:top w:val="nil"/>
          <w:left w:val="nil"/>
          <w:bottom w:val="nil"/>
          <w:right w:val="nil"/>
          <w:between w:val="nil"/>
        </w:pBdr>
        <w:snapToGrid w:val="0"/>
        <w:ind w:left="720"/>
        <w:jc w:val="both"/>
        <w:rPr>
          <w:b/>
          <w:bCs/>
          <w:sz w:val="20"/>
          <w:szCs w:val="20"/>
        </w:rPr>
      </w:pPr>
    </w:p>
    <w:p w:rsidRPr="00904AA5" w:rsidR="00E47A62" w:rsidP="00BA059C" w:rsidRDefault="00385F90" w14:paraId="2DF43DC0" w14:textId="6D464844">
      <w:pPr>
        <w:pStyle w:val="Prrafodelista"/>
        <w:numPr>
          <w:ilvl w:val="0"/>
          <w:numId w:val="14"/>
        </w:numPr>
        <w:pBdr>
          <w:top w:val="nil"/>
          <w:left w:val="nil"/>
          <w:bottom w:val="nil"/>
          <w:right w:val="nil"/>
          <w:between w:val="nil"/>
        </w:pBdr>
        <w:snapToGrid w:val="0"/>
        <w:contextualSpacing w:val="0"/>
        <w:jc w:val="both"/>
        <w:rPr>
          <w:bCs/>
          <w:sz w:val="20"/>
          <w:szCs w:val="20"/>
        </w:rPr>
      </w:pPr>
      <w:r w:rsidRPr="00904AA5">
        <w:rPr>
          <w:bCs/>
          <w:sz w:val="20"/>
          <w:szCs w:val="20"/>
        </w:rPr>
        <w:t xml:space="preserve">Proveer la </w:t>
      </w:r>
      <w:r w:rsidRPr="00904AA5" w:rsidR="00061ABE">
        <w:rPr>
          <w:bCs/>
          <w:sz w:val="20"/>
          <w:szCs w:val="20"/>
        </w:rPr>
        <w:t>única</w:t>
      </w:r>
      <w:r w:rsidRPr="00904AA5">
        <w:rPr>
          <w:bCs/>
          <w:sz w:val="20"/>
          <w:szCs w:val="20"/>
        </w:rPr>
        <w:t xml:space="preserve"> fuente de información consistente, de acuerdo </w:t>
      </w:r>
      <w:r w:rsidRPr="00904AA5" w:rsidR="003B7DC0">
        <w:rPr>
          <w:bCs/>
          <w:sz w:val="20"/>
          <w:szCs w:val="20"/>
        </w:rPr>
        <w:t>con</w:t>
      </w:r>
      <w:r w:rsidRPr="00904AA5">
        <w:rPr>
          <w:bCs/>
          <w:sz w:val="20"/>
          <w:szCs w:val="20"/>
        </w:rPr>
        <w:t xml:space="preserve"> todos los servicios concertados y </w:t>
      </w:r>
      <w:r w:rsidRPr="00904AA5" w:rsidR="00061ABE">
        <w:rPr>
          <w:bCs/>
          <w:sz w:val="20"/>
          <w:szCs w:val="20"/>
        </w:rPr>
        <w:t>autorizar</w:t>
      </w:r>
      <w:r w:rsidRPr="00904AA5">
        <w:rPr>
          <w:bCs/>
          <w:sz w:val="20"/>
          <w:szCs w:val="20"/>
        </w:rPr>
        <w:t xml:space="preserve"> el acceso para algunos usuarios.</w:t>
      </w:r>
    </w:p>
    <w:p w:rsidRPr="00904AA5" w:rsidR="00385F90" w:rsidP="00BA059C" w:rsidRDefault="00385F90" w14:paraId="556C16C4" w14:textId="461EE723">
      <w:pPr>
        <w:pStyle w:val="Prrafodelista"/>
        <w:numPr>
          <w:ilvl w:val="0"/>
          <w:numId w:val="14"/>
        </w:numPr>
        <w:pBdr>
          <w:top w:val="nil"/>
          <w:left w:val="nil"/>
          <w:bottom w:val="nil"/>
          <w:right w:val="nil"/>
          <w:between w:val="nil"/>
        </w:pBdr>
        <w:snapToGrid w:val="0"/>
        <w:contextualSpacing w:val="0"/>
        <w:jc w:val="both"/>
        <w:rPr>
          <w:sz w:val="20"/>
          <w:szCs w:val="20"/>
        </w:rPr>
      </w:pPr>
      <w:r w:rsidRPr="00904AA5">
        <w:rPr>
          <w:sz w:val="20"/>
          <w:szCs w:val="20"/>
        </w:rPr>
        <w:t xml:space="preserve">Asegurar que el catálogo </w:t>
      </w:r>
      <w:r w:rsidRPr="00904AA5" w:rsidR="003B7DC0">
        <w:rPr>
          <w:sz w:val="20"/>
          <w:szCs w:val="20"/>
        </w:rPr>
        <w:t xml:space="preserve">que se crea </w:t>
      </w:r>
      <w:r w:rsidRPr="00904AA5">
        <w:rPr>
          <w:sz w:val="20"/>
          <w:szCs w:val="20"/>
        </w:rPr>
        <w:t>cont</w:t>
      </w:r>
      <w:r w:rsidRPr="00904AA5" w:rsidR="003B7DC0">
        <w:rPr>
          <w:sz w:val="20"/>
          <w:szCs w:val="20"/>
        </w:rPr>
        <w:t>enga</w:t>
      </w:r>
      <w:r w:rsidRPr="00904AA5">
        <w:rPr>
          <w:sz w:val="20"/>
          <w:szCs w:val="20"/>
        </w:rPr>
        <w:t xml:space="preserve"> la información precisa</w:t>
      </w:r>
      <w:r w:rsidRPr="00904AA5" w:rsidR="00061ABE">
        <w:rPr>
          <w:sz w:val="20"/>
          <w:szCs w:val="20"/>
        </w:rPr>
        <w:t>, respecto a los demás servicios operativos.</w:t>
      </w:r>
    </w:p>
    <w:p w:rsidRPr="00904AA5" w:rsidR="00061ABE" w:rsidP="0075352B" w:rsidRDefault="00061ABE" w14:paraId="374B5523" w14:textId="7B47C50A">
      <w:pPr>
        <w:snapToGrid w:val="0"/>
        <w:rPr>
          <w:bCs/>
          <w:sz w:val="20"/>
          <w:szCs w:val="20"/>
        </w:rPr>
      </w:pPr>
    </w:p>
    <w:p w:rsidRPr="00904AA5" w:rsidR="003E34D1" w:rsidP="0075352B" w:rsidRDefault="006D6C72" w14:paraId="58D69B9F" w14:textId="429E1BFA">
      <w:pPr>
        <w:snapToGrid w:val="0"/>
        <w:jc w:val="both"/>
        <w:rPr>
          <w:bCs/>
          <w:sz w:val="20"/>
          <w:szCs w:val="20"/>
        </w:rPr>
      </w:pPr>
      <w:r w:rsidRPr="00904AA5">
        <w:rPr>
          <w:noProof/>
          <w:sz w:val="20"/>
          <w:szCs w:val="20"/>
        </w:rPr>
        <w:t xml:space="preserve">Con el fin de lograr </w:t>
      </w:r>
      <w:r w:rsidRPr="00904AA5" w:rsidR="003E34D1">
        <w:rPr>
          <w:bCs/>
          <w:sz w:val="20"/>
          <w:szCs w:val="20"/>
        </w:rPr>
        <w:t xml:space="preserve">una mayor comprensión sobre el catálogo de servicio analice el </w:t>
      </w:r>
      <w:commentRangeStart w:id="53"/>
      <w:r w:rsidRPr="00904AA5" w:rsidR="003E34D1">
        <w:rPr>
          <w:bCs/>
          <w:sz w:val="20"/>
          <w:szCs w:val="20"/>
        </w:rPr>
        <w:t>siguiente ejemplo</w:t>
      </w:r>
      <w:r w:rsidRPr="00904AA5">
        <w:rPr>
          <w:bCs/>
          <w:sz w:val="20"/>
          <w:szCs w:val="20"/>
        </w:rPr>
        <w:t xml:space="preserve"> en un restaurante:</w:t>
      </w:r>
      <w:commentRangeEnd w:id="53"/>
      <w:r w:rsidRPr="00B8516C">
        <w:rPr>
          <w:rStyle w:val="Refdecomentario"/>
          <w:sz w:val="20"/>
          <w:szCs w:val="20"/>
        </w:rPr>
        <w:commentReference w:id="53"/>
      </w:r>
    </w:p>
    <w:p w:rsidRPr="00904AA5" w:rsidR="006D6C72" w:rsidP="0075352B" w:rsidRDefault="006D6C72" w14:paraId="40B043E2" w14:textId="0AA3AE0B">
      <w:pPr>
        <w:pBdr>
          <w:top w:val="nil"/>
          <w:left w:val="nil"/>
          <w:bottom w:val="nil"/>
          <w:right w:val="nil"/>
          <w:between w:val="nil"/>
        </w:pBdr>
        <w:snapToGrid w:val="0"/>
        <w:ind w:left="720"/>
        <w:jc w:val="both"/>
        <w:rPr>
          <w:bCs/>
          <w:sz w:val="20"/>
          <w:szCs w:val="20"/>
        </w:rPr>
      </w:pPr>
      <w:r w:rsidRPr="00B8516C">
        <w:rPr>
          <w:noProof/>
          <w:sz w:val="20"/>
          <w:szCs w:val="20"/>
        </w:rPr>
        <w:drawing>
          <wp:anchor distT="0" distB="0" distL="114300" distR="114300" simplePos="0" relativeHeight="251817984" behindDoc="1" locked="0" layoutInCell="1" allowOverlap="1" wp14:anchorId="6326B9B5" wp14:editId="492FE0AF">
            <wp:simplePos x="0" y="0"/>
            <wp:positionH relativeFrom="column">
              <wp:posOffset>274320</wp:posOffset>
            </wp:positionH>
            <wp:positionV relativeFrom="paragraph">
              <wp:posOffset>151765</wp:posOffset>
            </wp:positionV>
            <wp:extent cx="2577465" cy="1714500"/>
            <wp:effectExtent l="0" t="0"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7465" cy="1714500"/>
                    </a:xfrm>
                    <a:prstGeom prst="rect">
                      <a:avLst/>
                    </a:prstGeom>
                  </pic:spPr>
                </pic:pic>
              </a:graphicData>
            </a:graphic>
            <wp14:sizeRelH relativeFrom="page">
              <wp14:pctWidth>0</wp14:pctWidth>
            </wp14:sizeRelH>
            <wp14:sizeRelV relativeFrom="page">
              <wp14:pctHeight>0</wp14:pctHeight>
            </wp14:sizeRelV>
          </wp:anchor>
        </w:drawing>
      </w:r>
    </w:p>
    <w:p w:rsidRPr="00904AA5" w:rsidR="00B52CD1" w:rsidP="0075352B" w:rsidRDefault="006D6C72" w14:paraId="6593F52E" w14:textId="2196059D">
      <w:pPr>
        <w:snapToGrid w:val="0"/>
        <w:ind w:left="5245"/>
        <w:jc w:val="both"/>
        <w:rPr>
          <w:bCs/>
          <w:sz w:val="20"/>
          <w:szCs w:val="20"/>
        </w:rPr>
      </w:pPr>
      <w:r w:rsidRPr="00904AA5">
        <w:rPr>
          <w:bCs/>
          <w:sz w:val="20"/>
          <w:szCs w:val="20"/>
        </w:rPr>
        <w:t>Para comenzar tenga en cuenta que el</w:t>
      </w:r>
      <w:r w:rsidRPr="0086353E" w:rsidR="00061ABE">
        <w:rPr>
          <w:bCs/>
          <w:sz w:val="20"/>
          <w:szCs w:val="20"/>
        </w:rPr>
        <w:t xml:space="preserve"> catálogo de servicios no </w:t>
      </w:r>
      <w:r w:rsidRPr="00904AA5" w:rsidR="00B52CD1">
        <w:rPr>
          <w:bCs/>
          <w:sz w:val="20"/>
          <w:szCs w:val="20"/>
        </w:rPr>
        <w:t>se refiere solamente al menú, es decir, a</w:t>
      </w:r>
      <w:r w:rsidRPr="00904AA5" w:rsidR="00061ABE">
        <w:rPr>
          <w:bCs/>
          <w:sz w:val="20"/>
          <w:szCs w:val="20"/>
        </w:rPr>
        <w:t xml:space="preserve"> lo que se puede pedir</w:t>
      </w:r>
      <w:r w:rsidRPr="00904AA5">
        <w:rPr>
          <w:bCs/>
          <w:sz w:val="20"/>
          <w:szCs w:val="20"/>
        </w:rPr>
        <w:t xml:space="preserve">, </w:t>
      </w:r>
      <w:r w:rsidR="00E46D79">
        <w:rPr>
          <w:bCs/>
          <w:sz w:val="20"/>
          <w:szCs w:val="20"/>
        </w:rPr>
        <w:t>por</w:t>
      </w:r>
      <w:r w:rsidRPr="00904AA5">
        <w:rPr>
          <w:bCs/>
          <w:sz w:val="20"/>
          <w:szCs w:val="20"/>
        </w:rPr>
        <w:t>que esto es alg</w:t>
      </w:r>
      <w:r w:rsidRPr="00904AA5" w:rsidR="00061ABE">
        <w:rPr>
          <w:bCs/>
          <w:sz w:val="20"/>
          <w:szCs w:val="20"/>
        </w:rPr>
        <w:t xml:space="preserve">o accionable </w:t>
      </w:r>
      <w:r w:rsidRPr="00904AA5" w:rsidR="00B52CD1">
        <w:rPr>
          <w:bCs/>
          <w:sz w:val="20"/>
          <w:szCs w:val="20"/>
        </w:rPr>
        <w:t>en el</w:t>
      </w:r>
      <w:r w:rsidRPr="00904AA5" w:rsidR="00061ABE">
        <w:rPr>
          <w:bCs/>
          <w:sz w:val="20"/>
          <w:szCs w:val="20"/>
        </w:rPr>
        <w:t xml:space="preserve"> </w:t>
      </w:r>
      <w:r w:rsidRPr="00904AA5" w:rsidR="00380C7A">
        <w:rPr>
          <w:bCs/>
          <w:sz w:val="20"/>
          <w:szCs w:val="20"/>
        </w:rPr>
        <w:t>catálogo</w:t>
      </w:r>
      <w:r w:rsidRPr="00904AA5" w:rsidR="00061ABE">
        <w:rPr>
          <w:bCs/>
          <w:sz w:val="20"/>
          <w:szCs w:val="20"/>
        </w:rPr>
        <w:t xml:space="preserve"> de servicios. </w:t>
      </w:r>
    </w:p>
    <w:p w:rsidR="009278D6" w:rsidP="0075352B" w:rsidRDefault="009278D6" w14:paraId="0B69F2C4" w14:textId="77777777">
      <w:pPr>
        <w:snapToGrid w:val="0"/>
        <w:ind w:left="5245"/>
        <w:jc w:val="both"/>
        <w:rPr>
          <w:sz w:val="20"/>
          <w:szCs w:val="20"/>
        </w:rPr>
      </w:pPr>
    </w:p>
    <w:p w:rsidR="001C6560" w:rsidP="0075352B" w:rsidRDefault="00061ABE" w14:paraId="3CC43B23" w14:textId="696EB763">
      <w:pPr>
        <w:snapToGrid w:val="0"/>
        <w:ind w:left="5245"/>
        <w:jc w:val="both"/>
        <w:rPr>
          <w:sz w:val="20"/>
          <w:szCs w:val="20"/>
        </w:rPr>
      </w:pPr>
      <w:r w:rsidRPr="00904AA5">
        <w:rPr>
          <w:sz w:val="20"/>
          <w:szCs w:val="20"/>
        </w:rPr>
        <w:t xml:space="preserve">La </w:t>
      </w:r>
      <w:r w:rsidRPr="00904AA5">
        <w:rPr>
          <w:b/>
          <w:sz w:val="20"/>
          <w:szCs w:val="20"/>
        </w:rPr>
        <w:t>propuesta real de valor</w:t>
      </w:r>
      <w:r w:rsidRPr="00904AA5">
        <w:rPr>
          <w:sz w:val="20"/>
          <w:szCs w:val="20"/>
        </w:rPr>
        <w:t xml:space="preserve"> </w:t>
      </w:r>
      <w:r w:rsidRPr="00904AA5" w:rsidR="006D6C72">
        <w:rPr>
          <w:sz w:val="20"/>
          <w:szCs w:val="20"/>
        </w:rPr>
        <w:t xml:space="preserve">que </w:t>
      </w:r>
      <w:r w:rsidRPr="00904AA5">
        <w:rPr>
          <w:sz w:val="20"/>
          <w:szCs w:val="20"/>
        </w:rPr>
        <w:t>se genera</w:t>
      </w:r>
      <w:r w:rsidRPr="00904AA5" w:rsidR="006D6C72">
        <w:rPr>
          <w:sz w:val="20"/>
          <w:szCs w:val="20"/>
        </w:rPr>
        <w:t xml:space="preserve"> son </w:t>
      </w:r>
      <w:r w:rsidRPr="00904AA5">
        <w:rPr>
          <w:sz w:val="20"/>
          <w:szCs w:val="20"/>
        </w:rPr>
        <w:t>todas las características del restaurante</w:t>
      </w:r>
      <w:r w:rsidRPr="00904AA5" w:rsidR="006D6C72">
        <w:rPr>
          <w:sz w:val="20"/>
          <w:szCs w:val="20"/>
        </w:rPr>
        <w:t>: la</w:t>
      </w:r>
      <w:r w:rsidRPr="00904AA5">
        <w:rPr>
          <w:sz w:val="20"/>
          <w:szCs w:val="20"/>
        </w:rPr>
        <w:t xml:space="preserve"> </w:t>
      </w:r>
      <w:r w:rsidRPr="00904AA5" w:rsidR="001C6560">
        <w:rPr>
          <w:sz w:val="20"/>
          <w:szCs w:val="20"/>
        </w:rPr>
        <w:t>ubicación</w:t>
      </w:r>
      <w:r w:rsidRPr="00904AA5" w:rsidR="006D6C72">
        <w:rPr>
          <w:sz w:val="20"/>
          <w:szCs w:val="20"/>
        </w:rPr>
        <w:t>, las áreas de parqueo, de juegos o la seguridad, entre otros servicios.</w:t>
      </w:r>
    </w:p>
    <w:p w:rsidR="009278D6" w:rsidP="0075352B" w:rsidRDefault="009278D6" w14:paraId="577E3990" w14:textId="2336C9F8">
      <w:pPr>
        <w:snapToGrid w:val="0"/>
        <w:ind w:left="5245"/>
        <w:jc w:val="both"/>
        <w:rPr>
          <w:sz w:val="20"/>
          <w:szCs w:val="20"/>
        </w:rPr>
      </w:pPr>
    </w:p>
    <w:p w:rsidRPr="00904AA5" w:rsidR="009278D6" w:rsidP="0075352B" w:rsidRDefault="009278D6" w14:paraId="07EEEAE4" w14:textId="77777777">
      <w:pPr>
        <w:snapToGrid w:val="0"/>
        <w:ind w:left="5245"/>
        <w:jc w:val="both"/>
        <w:rPr>
          <w:sz w:val="20"/>
          <w:szCs w:val="20"/>
        </w:rPr>
      </w:pPr>
    </w:p>
    <w:p w:rsidR="00B52CD1" w:rsidP="0075352B" w:rsidRDefault="00B52CD1" w14:paraId="16A5B58B" w14:textId="37089F0F">
      <w:pPr>
        <w:pBdr>
          <w:top w:val="nil"/>
          <w:left w:val="nil"/>
          <w:bottom w:val="nil"/>
          <w:right w:val="nil"/>
          <w:between w:val="nil"/>
        </w:pBdr>
        <w:snapToGrid w:val="0"/>
        <w:jc w:val="both"/>
        <w:rPr>
          <w:bCs/>
          <w:sz w:val="20"/>
          <w:szCs w:val="20"/>
        </w:rPr>
      </w:pPr>
      <w:r w:rsidRPr="00904AA5">
        <w:rPr>
          <w:bCs/>
          <w:sz w:val="20"/>
          <w:szCs w:val="20"/>
        </w:rPr>
        <w:t>Por lo tanto, es necesario</w:t>
      </w:r>
      <w:r w:rsidRPr="00904AA5" w:rsidR="001C6560">
        <w:rPr>
          <w:bCs/>
          <w:sz w:val="20"/>
          <w:szCs w:val="20"/>
        </w:rPr>
        <w:t xml:space="preserve"> identificar los servicios, documentarlos, mantenerlos actualizados y asegurarse que el catálogo de servicios </w:t>
      </w:r>
      <w:r w:rsidRPr="00904AA5" w:rsidR="00360114">
        <w:rPr>
          <w:bCs/>
          <w:sz w:val="20"/>
          <w:szCs w:val="20"/>
        </w:rPr>
        <w:t>está</w:t>
      </w:r>
      <w:r w:rsidRPr="00904AA5" w:rsidR="001C6560">
        <w:rPr>
          <w:bCs/>
          <w:sz w:val="20"/>
          <w:szCs w:val="20"/>
        </w:rPr>
        <w:t xml:space="preserve"> tomando la información de todos los procesos, </w:t>
      </w:r>
      <w:r w:rsidR="00496832">
        <w:rPr>
          <w:bCs/>
          <w:sz w:val="20"/>
          <w:szCs w:val="20"/>
        </w:rPr>
        <w:t xml:space="preserve">los </w:t>
      </w:r>
      <w:r w:rsidRPr="00904AA5" w:rsidR="00360114">
        <w:rPr>
          <w:bCs/>
          <w:sz w:val="20"/>
          <w:szCs w:val="20"/>
        </w:rPr>
        <w:t xml:space="preserve">proveedores, </w:t>
      </w:r>
      <w:r w:rsidR="00496832">
        <w:rPr>
          <w:bCs/>
          <w:sz w:val="20"/>
          <w:szCs w:val="20"/>
        </w:rPr>
        <w:t xml:space="preserve">los </w:t>
      </w:r>
      <w:r w:rsidRPr="00904AA5" w:rsidR="00360114">
        <w:rPr>
          <w:bCs/>
          <w:sz w:val="20"/>
          <w:szCs w:val="20"/>
        </w:rPr>
        <w:t xml:space="preserve">recursos físicos, humanos, etc. </w:t>
      </w:r>
    </w:p>
    <w:p w:rsidRPr="00904AA5" w:rsidR="00A53CCD" w:rsidP="0075352B" w:rsidRDefault="00A53CCD" w14:paraId="60CAE02F" w14:textId="77777777">
      <w:pPr>
        <w:pBdr>
          <w:top w:val="nil"/>
          <w:left w:val="nil"/>
          <w:bottom w:val="nil"/>
          <w:right w:val="nil"/>
          <w:between w:val="nil"/>
        </w:pBdr>
        <w:snapToGrid w:val="0"/>
        <w:jc w:val="both"/>
        <w:rPr>
          <w:bCs/>
          <w:sz w:val="20"/>
          <w:szCs w:val="20"/>
        </w:rPr>
      </w:pPr>
    </w:p>
    <w:p w:rsidR="005C3ACA" w:rsidP="0075352B" w:rsidRDefault="00B52CD1" w14:paraId="34C3233C" w14:textId="538E86B9">
      <w:pPr>
        <w:pBdr>
          <w:top w:val="nil"/>
          <w:left w:val="nil"/>
          <w:bottom w:val="nil"/>
          <w:right w:val="nil"/>
          <w:between w:val="nil"/>
        </w:pBdr>
        <w:snapToGrid w:val="0"/>
        <w:jc w:val="both"/>
        <w:rPr>
          <w:bCs/>
          <w:sz w:val="20"/>
          <w:szCs w:val="20"/>
        </w:rPr>
      </w:pPr>
      <w:r w:rsidRPr="00904AA5">
        <w:rPr>
          <w:bCs/>
          <w:sz w:val="20"/>
          <w:szCs w:val="20"/>
        </w:rPr>
        <w:t>En este sentido, es necesario que s</w:t>
      </w:r>
      <w:r w:rsidR="00496832">
        <w:rPr>
          <w:bCs/>
          <w:sz w:val="20"/>
          <w:szCs w:val="20"/>
        </w:rPr>
        <w:t>e</w:t>
      </w:r>
      <w:r w:rsidRPr="00904AA5">
        <w:rPr>
          <w:bCs/>
          <w:sz w:val="20"/>
          <w:szCs w:val="20"/>
        </w:rPr>
        <w:t xml:space="preserve"> familiaric</w:t>
      </w:r>
      <w:r w:rsidR="00496832">
        <w:rPr>
          <w:bCs/>
          <w:sz w:val="20"/>
          <w:szCs w:val="20"/>
        </w:rPr>
        <w:t>e</w:t>
      </w:r>
      <w:r w:rsidRPr="00904AA5">
        <w:rPr>
          <w:bCs/>
          <w:sz w:val="20"/>
          <w:szCs w:val="20"/>
        </w:rPr>
        <w:t xml:space="preserve"> con los siguientes conceptos:</w:t>
      </w:r>
    </w:p>
    <w:p w:rsidRPr="0086353E" w:rsidR="00A53CCD" w:rsidP="0075352B" w:rsidRDefault="00A53CCD" w14:paraId="4004A830" w14:textId="11118BDC">
      <w:pPr>
        <w:pBdr>
          <w:top w:val="nil"/>
          <w:left w:val="nil"/>
          <w:bottom w:val="nil"/>
          <w:right w:val="nil"/>
          <w:between w:val="nil"/>
        </w:pBdr>
        <w:snapToGrid w:val="0"/>
        <w:jc w:val="both"/>
        <w:rPr>
          <w:bCs/>
          <w:sz w:val="20"/>
          <w:szCs w:val="20"/>
        </w:rPr>
      </w:pPr>
    </w:p>
    <w:p w:rsidRPr="00904AA5" w:rsidR="005C3ACA" w:rsidP="0075352B" w:rsidRDefault="00A53CCD" w14:paraId="4C3B173E" w14:textId="692F1F88">
      <w:pPr>
        <w:pBdr>
          <w:top w:val="nil"/>
          <w:left w:val="nil"/>
          <w:bottom w:val="nil"/>
          <w:right w:val="nil"/>
          <w:between w:val="nil"/>
        </w:pBdr>
        <w:snapToGrid w:val="0"/>
        <w:ind w:left="720"/>
        <w:jc w:val="both"/>
        <w:rPr>
          <w:bCs/>
          <w:sz w:val="20"/>
          <w:szCs w:val="20"/>
        </w:rPr>
      </w:pPr>
      <w:r w:rsidRPr="00904AA5">
        <w:rPr>
          <w:b/>
          <w:noProof/>
          <w:sz w:val="20"/>
          <w:szCs w:val="20"/>
        </w:rPr>
        <mc:AlternateContent>
          <mc:Choice Requires="wps">
            <w:drawing>
              <wp:anchor distT="0" distB="0" distL="114300" distR="114300" simplePos="0" relativeHeight="251821056" behindDoc="0" locked="0" layoutInCell="1" allowOverlap="1" wp14:anchorId="7985783F" wp14:editId="6AA0B0E0">
                <wp:simplePos x="0" y="0"/>
                <wp:positionH relativeFrom="column">
                  <wp:posOffset>60960</wp:posOffset>
                </wp:positionH>
                <wp:positionV relativeFrom="paragraph">
                  <wp:posOffset>50800</wp:posOffset>
                </wp:positionV>
                <wp:extent cx="6334125" cy="590550"/>
                <wp:effectExtent l="57150" t="19050" r="85725" b="95250"/>
                <wp:wrapNone/>
                <wp:docPr id="63" name="Rectángulo 63"/>
                <wp:cNvGraphicFramePr/>
                <a:graphic xmlns:a="http://schemas.openxmlformats.org/drawingml/2006/main">
                  <a:graphicData uri="http://schemas.microsoft.com/office/word/2010/wordprocessingShape">
                    <wps:wsp>
                      <wps:cNvSpPr/>
                      <wps:spPr>
                        <a:xfrm>
                          <a:off x="0" y="0"/>
                          <a:ext cx="6334125" cy="59055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002316A1" w:rsidP="0057563D" w:rsidRDefault="002316A1" w14:paraId="049FFEE0" w14:textId="23C450DD">
                            <w:pPr>
                              <w:jc w:val="center"/>
                              <w:rPr>
                                <w:lang w:val="es-MX"/>
                              </w:rPr>
                            </w:pPr>
                            <w:r>
                              <w:rPr>
                                <w:lang w:val="es-MX"/>
                              </w:rPr>
                              <w:t>Carrusel de tarjetas</w:t>
                            </w:r>
                          </w:p>
                          <w:p w:rsidRPr="002975F3" w:rsidR="002316A1" w:rsidP="00881375" w:rsidRDefault="002316A1" w14:paraId="05E7B7E0" w14:textId="1CDECAD7">
                            <w:pPr>
                              <w:jc w:val="center"/>
                              <w:rPr>
                                <w:lang w:val="es-MX"/>
                              </w:rPr>
                            </w:pPr>
                            <w:r>
                              <w:rPr>
                                <w:lang w:val="es-MX"/>
                              </w:rPr>
                              <w:t>CF07_1.</w:t>
                            </w:r>
                            <w:del w:author="Humberto Arias Diaz" w:date="2023-10-02T16:14:00Z" w:id="54">
                              <w:r w:rsidDel="009C3ED8">
                                <w:rPr>
                                  <w:lang w:val="es-MX"/>
                                </w:rPr>
                                <w:delText>5</w:delText>
                              </w:r>
                            </w:del>
                            <w:ins w:author="Humberto Arias Diaz" w:date="2023-10-02T16:14:00Z" w:id="55">
                              <w:r>
                                <w:rPr>
                                  <w:lang w:val="es-MX"/>
                                </w:rPr>
                                <w:t>1</w:t>
                              </w:r>
                            </w:ins>
                            <w:del w:author="Humberto Arias Diaz" w:date="2023-10-02T16:14:00Z" w:id="56">
                              <w:r w:rsidDel="009C3ED8">
                                <w:rPr>
                                  <w:lang w:val="es-MX"/>
                                </w:rPr>
                                <w:delText>.</w:delText>
                              </w:r>
                            </w:del>
                            <w:ins w:author="Humberto Arias Diaz" w:date="2023-10-02T16:14:00Z" w:id="57">
                              <w:r>
                                <w:rPr>
                                  <w:lang w:val="es-MX"/>
                                </w:rPr>
                                <w:t>_e_</w:t>
                              </w:r>
                            </w:ins>
                            <w:del w:author="Humberto Arias Diaz" w:date="2023-10-02T16:14:00Z" w:id="58">
                              <w:r w:rsidDel="009C3ED8">
                                <w:rPr>
                                  <w:lang w:val="es-MX"/>
                                </w:rPr>
                                <w:delText xml:space="preserve"> </w:delText>
                              </w:r>
                            </w:del>
                            <w:r>
                              <w:rPr>
                                <w:lang w:val="es-MX"/>
                              </w:rPr>
                              <w:t>Objetivo del catálogo de servicio_ conceptos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3" style="position:absolute;left:0;text-align:left;margin-left:4.8pt;margin-top:4pt;width:498.75pt;height:46.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4" fillcolor="#39a900" strokecolor="#4579b8 [3044]" w14:anchorId="79857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">
                <v:shadow on="t" color="black" opacity="22937f" offset="0,.63889mm" origin=",.5"/>
                <v:textbox>
                  <w:txbxContent>
                    <w:p w:rsidR="002316A1" w:rsidP="0057563D" w:rsidRDefault="002316A1" w14:paraId="049FFEE0" w14:textId="23C450DD">
                      <w:pPr>
                        <w:jc w:val="center"/>
                        <w:rPr>
                          <w:lang w:val="es-MX"/>
                        </w:rPr>
                      </w:pPr>
                      <w:r>
                        <w:rPr>
                          <w:lang w:val="es-MX"/>
                        </w:rPr>
                        <w:t>Carrusel de tarjetas</w:t>
                      </w:r>
                    </w:p>
                    <w:p w:rsidRPr="002975F3" w:rsidR="002316A1" w:rsidP="00881375" w:rsidRDefault="002316A1" w14:paraId="05E7B7E0" w14:textId="1CDECAD7">
                      <w:pPr>
                        <w:jc w:val="center"/>
                        <w:rPr>
                          <w:lang w:val="es-MX"/>
                        </w:rPr>
                      </w:pPr>
                      <w:r>
                        <w:rPr>
                          <w:lang w:val="es-MX"/>
                        </w:rPr>
                        <w:t>CF07_1.</w:t>
                      </w:r>
                      <w:del w:author="Humberto Arias Diaz" w:date="2023-10-02T16:14:00Z" w:id="59">
                        <w:r w:rsidDel="009C3ED8">
                          <w:rPr>
                            <w:lang w:val="es-MX"/>
                          </w:rPr>
                          <w:delText>5</w:delText>
                        </w:r>
                      </w:del>
                      <w:ins w:author="Humberto Arias Diaz" w:date="2023-10-02T16:14:00Z" w:id="60">
                        <w:r>
                          <w:rPr>
                            <w:lang w:val="es-MX"/>
                          </w:rPr>
                          <w:t>1</w:t>
                        </w:r>
                      </w:ins>
                      <w:del w:author="Humberto Arias Diaz" w:date="2023-10-02T16:14:00Z" w:id="61">
                        <w:r w:rsidDel="009C3ED8">
                          <w:rPr>
                            <w:lang w:val="es-MX"/>
                          </w:rPr>
                          <w:delText>.</w:delText>
                        </w:r>
                      </w:del>
                      <w:ins w:author="Humberto Arias Diaz" w:date="2023-10-02T16:14:00Z" w:id="62">
                        <w:r>
                          <w:rPr>
                            <w:lang w:val="es-MX"/>
                          </w:rPr>
                          <w:t>_e_</w:t>
                        </w:r>
                      </w:ins>
                      <w:del w:author="Humberto Arias Diaz" w:date="2023-10-02T16:14:00Z" w:id="63">
                        <w:r w:rsidDel="009C3ED8">
                          <w:rPr>
                            <w:lang w:val="es-MX"/>
                          </w:rPr>
                          <w:delText xml:space="preserve"> </w:delText>
                        </w:r>
                      </w:del>
                      <w:r>
                        <w:rPr>
                          <w:lang w:val="es-MX"/>
                        </w:rPr>
                        <w:t>Objetivo del catálogo de servicio_ conceptos</w:t>
                      </w:r>
                    </w:p>
                  </w:txbxContent>
                </v:textbox>
              </v:rect>
            </w:pict>
          </mc:Fallback>
        </mc:AlternateContent>
      </w:r>
    </w:p>
    <w:p w:rsidRPr="0086353E" w:rsidR="005C3ACA" w:rsidP="0075352B" w:rsidRDefault="005C3ACA" w14:paraId="5FC0FA3D" w14:textId="752B1284">
      <w:pPr>
        <w:pBdr>
          <w:top w:val="nil"/>
          <w:left w:val="nil"/>
          <w:bottom w:val="nil"/>
          <w:right w:val="nil"/>
          <w:between w:val="nil"/>
        </w:pBdr>
        <w:snapToGrid w:val="0"/>
        <w:ind w:left="720"/>
        <w:jc w:val="both"/>
        <w:rPr>
          <w:bCs/>
          <w:sz w:val="20"/>
          <w:szCs w:val="20"/>
        </w:rPr>
      </w:pPr>
    </w:p>
    <w:p w:rsidRPr="00904AA5" w:rsidR="005C3ACA" w:rsidP="0075352B" w:rsidRDefault="005C3ACA" w14:paraId="65B7206F" w14:textId="3C8F8A9F">
      <w:pPr>
        <w:pBdr>
          <w:top w:val="nil"/>
          <w:left w:val="nil"/>
          <w:bottom w:val="nil"/>
          <w:right w:val="nil"/>
          <w:between w:val="nil"/>
        </w:pBdr>
        <w:snapToGrid w:val="0"/>
        <w:ind w:left="720"/>
        <w:jc w:val="both"/>
        <w:rPr>
          <w:bCs/>
          <w:sz w:val="20"/>
          <w:szCs w:val="20"/>
        </w:rPr>
      </w:pPr>
    </w:p>
    <w:p w:rsidRPr="00904AA5" w:rsidR="00360114" w:rsidP="0075352B" w:rsidRDefault="00360114" w14:paraId="32D79637" w14:textId="545DCDA3">
      <w:pPr>
        <w:pBdr>
          <w:top w:val="nil"/>
          <w:left w:val="nil"/>
          <w:bottom w:val="nil"/>
          <w:right w:val="nil"/>
          <w:between w:val="nil"/>
        </w:pBdr>
        <w:snapToGrid w:val="0"/>
        <w:ind w:left="720"/>
        <w:jc w:val="both"/>
        <w:rPr>
          <w:bCs/>
          <w:sz w:val="20"/>
          <w:szCs w:val="20"/>
        </w:rPr>
      </w:pPr>
    </w:p>
    <w:p w:rsidR="00A53CCD" w:rsidP="0075352B" w:rsidRDefault="00A53CCD" w14:paraId="443FEA9E" w14:textId="77777777">
      <w:pPr>
        <w:pBdr>
          <w:top w:val="nil"/>
          <w:left w:val="nil"/>
          <w:bottom w:val="nil"/>
          <w:right w:val="nil"/>
          <w:between w:val="nil"/>
        </w:pBdr>
        <w:snapToGrid w:val="0"/>
        <w:jc w:val="both"/>
        <w:rPr>
          <w:bCs/>
          <w:sz w:val="20"/>
          <w:szCs w:val="20"/>
        </w:rPr>
      </w:pPr>
    </w:p>
    <w:p w:rsidR="00D17A3C" w:rsidP="0075352B" w:rsidRDefault="007F6F4A" w14:paraId="0BDFE8F2" w14:textId="6DD5B6AD">
      <w:pPr>
        <w:pBdr>
          <w:top w:val="nil"/>
          <w:left w:val="nil"/>
          <w:bottom w:val="nil"/>
          <w:right w:val="nil"/>
          <w:between w:val="nil"/>
        </w:pBdr>
        <w:snapToGrid w:val="0"/>
        <w:jc w:val="both"/>
        <w:rPr>
          <w:bCs/>
          <w:sz w:val="20"/>
          <w:szCs w:val="20"/>
        </w:rPr>
      </w:pPr>
      <w:r w:rsidRPr="00904AA5">
        <w:rPr>
          <w:bCs/>
          <w:sz w:val="20"/>
          <w:szCs w:val="20"/>
        </w:rPr>
        <w:t>Es necesario que además de los conceptos anteriores</w:t>
      </w:r>
      <w:r w:rsidRPr="00904AA5" w:rsidR="00B52CD1">
        <w:rPr>
          <w:bCs/>
          <w:sz w:val="20"/>
          <w:szCs w:val="20"/>
        </w:rPr>
        <w:t xml:space="preserve"> </w:t>
      </w:r>
      <w:r w:rsidR="00A53CCD">
        <w:rPr>
          <w:bCs/>
          <w:sz w:val="20"/>
          <w:szCs w:val="20"/>
        </w:rPr>
        <w:t xml:space="preserve">se </w:t>
      </w:r>
      <w:r w:rsidRPr="00904AA5" w:rsidR="00B52CD1">
        <w:rPr>
          <w:bCs/>
          <w:sz w:val="20"/>
          <w:szCs w:val="20"/>
        </w:rPr>
        <w:t>revis</w:t>
      </w:r>
      <w:r w:rsidR="003A47CF">
        <w:rPr>
          <w:bCs/>
          <w:sz w:val="20"/>
          <w:szCs w:val="20"/>
        </w:rPr>
        <w:t>e</w:t>
      </w:r>
      <w:r w:rsidRPr="00904AA5">
        <w:rPr>
          <w:bCs/>
          <w:sz w:val="20"/>
          <w:szCs w:val="20"/>
        </w:rPr>
        <w:t xml:space="preserve"> también la diferencia entre</w:t>
      </w:r>
      <w:r w:rsidRPr="00904AA5" w:rsidR="00B52CD1">
        <w:rPr>
          <w:bCs/>
          <w:sz w:val="20"/>
          <w:szCs w:val="20"/>
        </w:rPr>
        <w:t xml:space="preserve"> </w:t>
      </w:r>
      <w:r w:rsidRPr="00904AA5" w:rsidR="00B52CD1">
        <w:rPr>
          <w:b/>
          <w:bCs/>
          <w:sz w:val="20"/>
          <w:szCs w:val="20"/>
        </w:rPr>
        <w:t>se</w:t>
      </w:r>
      <w:r w:rsidRPr="00904AA5" w:rsidR="00D17A3C">
        <w:rPr>
          <w:b/>
          <w:bCs/>
          <w:sz w:val="20"/>
          <w:szCs w:val="20"/>
        </w:rPr>
        <w:t>rvicios y componentes</w:t>
      </w:r>
      <w:r w:rsidRPr="00904AA5" w:rsidR="00B52CD1">
        <w:rPr>
          <w:bCs/>
          <w:sz w:val="20"/>
          <w:szCs w:val="20"/>
        </w:rPr>
        <w:t xml:space="preserve">, </w:t>
      </w:r>
      <w:r w:rsidR="00A53CCD">
        <w:rPr>
          <w:bCs/>
          <w:sz w:val="20"/>
          <w:szCs w:val="20"/>
        </w:rPr>
        <w:t>de nuevo se toma e</w:t>
      </w:r>
      <w:r w:rsidRPr="00904AA5">
        <w:rPr>
          <w:bCs/>
          <w:sz w:val="20"/>
          <w:szCs w:val="20"/>
        </w:rPr>
        <w:t>l ejemplo del restaurante</w:t>
      </w:r>
      <w:r w:rsidR="003A47CF">
        <w:rPr>
          <w:bCs/>
          <w:sz w:val="20"/>
          <w:szCs w:val="20"/>
        </w:rPr>
        <w:t>,</w:t>
      </w:r>
      <w:r w:rsidRPr="00904AA5">
        <w:rPr>
          <w:bCs/>
          <w:sz w:val="20"/>
          <w:szCs w:val="20"/>
        </w:rPr>
        <w:t xml:space="preserve"> en este caso los servicios se refieren a las </w:t>
      </w:r>
      <w:r w:rsidRPr="00904AA5">
        <w:rPr>
          <w:bCs/>
          <w:sz w:val="20"/>
          <w:szCs w:val="20"/>
        </w:rPr>
        <w:lastRenderedPageBreak/>
        <w:t xml:space="preserve">variedades de alimentos que se ofrecen como ensaladas, sopas, postres y platillos. De otro lado, los componentes son los ingredientes para estos platos, las verduras, las </w:t>
      </w:r>
      <w:commentRangeStart w:id="64"/>
      <w:r w:rsidRPr="00904AA5">
        <w:rPr>
          <w:bCs/>
          <w:sz w:val="20"/>
          <w:szCs w:val="20"/>
        </w:rPr>
        <w:t>frutas, etc.</w:t>
      </w:r>
      <w:commentRangeEnd w:id="64"/>
      <w:r w:rsidRPr="00B8516C" w:rsidR="00E51A9C">
        <w:rPr>
          <w:rStyle w:val="Refdecomentario"/>
          <w:sz w:val="20"/>
          <w:szCs w:val="20"/>
        </w:rPr>
        <w:commentReference w:id="64"/>
      </w:r>
    </w:p>
    <w:p w:rsidRPr="0086353E" w:rsidR="00A53CCD" w:rsidP="0075352B" w:rsidRDefault="00A53CCD" w14:paraId="3ACE04E8" w14:textId="77777777">
      <w:pPr>
        <w:pBdr>
          <w:top w:val="nil"/>
          <w:left w:val="nil"/>
          <w:bottom w:val="nil"/>
          <w:right w:val="nil"/>
          <w:between w:val="nil"/>
        </w:pBdr>
        <w:snapToGrid w:val="0"/>
        <w:jc w:val="both"/>
        <w:rPr>
          <w:bCs/>
          <w:sz w:val="20"/>
          <w:szCs w:val="20"/>
        </w:rPr>
      </w:pPr>
    </w:p>
    <w:p w:rsidRPr="0086353E" w:rsidR="00367121" w:rsidP="0075352B" w:rsidRDefault="004F70D8" w14:paraId="23B4D1C3" w14:textId="365B16B2">
      <w:pPr>
        <w:pBdr>
          <w:top w:val="nil"/>
          <w:left w:val="nil"/>
          <w:bottom w:val="nil"/>
          <w:right w:val="nil"/>
          <w:between w:val="nil"/>
        </w:pBdr>
        <w:snapToGrid w:val="0"/>
        <w:jc w:val="both"/>
        <w:rPr>
          <w:bCs/>
          <w:sz w:val="20"/>
          <w:szCs w:val="20"/>
        </w:rPr>
      </w:pPr>
      <w:r w:rsidRPr="00904AA5">
        <w:rPr>
          <w:bCs/>
          <w:noProof/>
          <w:sz w:val="20"/>
          <w:szCs w:val="20"/>
        </w:rPr>
        <mc:AlternateContent>
          <mc:Choice Requires="wps">
            <w:drawing>
              <wp:inline distT="0" distB="0" distL="0" distR="0" wp14:anchorId="7C3E4A1D" wp14:editId="6C72AA2D">
                <wp:extent cx="6334125" cy="704850"/>
                <wp:effectExtent l="57150" t="19050" r="66675" b="76200"/>
                <wp:docPr id="62" name="Rectángulo redondeado 62"/>
                <wp:cNvGraphicFramePr/>
                <a:graphic xmlns:a="http://schemas.openxmlformats.org/drawingml/2006/main">
                  <a:graphicData uri="http://schemas.microsoft.com/office/word/2010/wordprocessingShape">
                    <wps:wsp>
                      <wps:cNvSpPr/>
                      <wps:spPr>
                        <a:xfrm>
                          <a:off x="0" y="0"/>
                          <a:ext cx="6334125" cy="704850"/>
                        </a:xfrm>
                        <a:prstGeom prst="roundRect">
                          <a:avLst/>
                        </a:prstGeom>
                        <a:solidFill>
                          <a:schemeClr val="accent3">
                            <a:lumMod val="60000"/>
                            <a:lumOff val="40000"/>
                          </a:schemeClr>
                        </a:solidFill>
                        <a:ln>
                          <a:noFill/>
                        </a:ln>
                      </wps:spPr>
                      <wps:style>
                        <a:lnRef idx="1">
                          <a:schemeClr val="accent1"/>
                        </a:lnRef>
                        <a:fillRef idx="3">
                          <a:schemeClr val="accent1"/>
                        </a:fillRef>
                        <a:effectRef idx="2">
                          <a:schemeClr val="accent1"/>
                        </a:effectRef>
                        <a:fontRef idx="minor">
                          <a:schemeClr val="lt1"/>
                        </a:fontRef>
                      </wps:style>
                      <wps:txbx>
                        <w:txbxContent>
                          <w:p w:rsidRPr="00673628" w:rsidR="002316A1" w:rsidDel="00673628" w:rsidP="00673628" w:rsidRDefault="002316A1" w14:paraId="290A23D1" w14:textId="795991E0">
                            <w:pPr>
                              <w:pBdr>
                                <w:top w:val="nil"/>
                                <w:left w:val="nil"/>
                                <w:bottom w:val="nil"/>
                                <w:right w:val="nil"/>
                                <w:between w:val="nil"/>
                              </w:pBdr>
                              <w:snapToGrid w:val="0"/>
                              <w:spacing w:after="120"/>
                              <w:ind w:left="720"/>
                              <w:jc w:val="both"/>
                              <w:rPr>
                                <w:del w:author="Humberto Arias Diaz" w:date="2023-10-02T17:03:00Z" w:id="65"/>
                                <w:bCs/>
                                <w:sz w:val="20"/>
                                <w:szCs w:val="20"/>
                              </w:rPr>
                            </w:pPr>
                            <w:r w:rsidRPr="00A53CCD">
                              <w:rPr>
                                <w:bCs/>
                                <w:color w:val="000000" w:themeColor="text1"/>
                                <w:sz w:val="20"/>
                                <w:szCs w:val="20"/>
                              </w:rPr>
                              <w:t>ITIL define el catálogo de servicios como una base de datos centralizada, que contiene información precisa y relacionada sobre la oferta de servicios de TI activas y la cartera de servicios del proveedor de TI</w:t>
                            </w:r>
                            <w:ins w:author="Humberto Arias Diaz" w:date="2023-10-02T17:03:00Z" w:id="66">
                              <w:r w:rsidRPr="00A53CCD">
                                <w:rPr>
                                  <w:color w:val="000000" w:themeColor="text1"/>
                                </w:rPr>
                                <w:t>.</w:t>
                              </w:r>
                            </w:ins>
                            <w:del w:author="Humberto Arias Diaz" w:date="2023-10-02T17:03:00Z" w:id="67">
                              <w:r w:rsidRPr="00673628" w:rsidDel="00673628">
                                <w:rPr>
                                  <w:bCs/>
                                  <w:sz w:val="20"/>
                                  <w:szCs w:val="20"/>
                                </w:rPr>
                                <w:delText xml:space="preserve">. </w:delText>
                              </w:r>
                            </w:del>
                          </w:p>
                          <w:p w:rsidRPr="00673628" w:rsidR="002316A1" w:rsidP="00A53CCD" w:rsidRDefault="002316A1" w14:paraId="498259F3" w14:textId="77777777">
                            <w:pPr>
                              <w:pBdr>
                                <w:top w:val="nil"/>
                                <w:left w:val="nil"/>
                                <w:bottom w:val="nil"/>
                                <w:right w:val="nil"/>
                                <w:between w:val="nil"/>
                              </w:pBdr>
                              <w:snapToGrid w:val="0"/>
                              <w:spacing w:after="120"/>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62" style="width:498.75pt;height:55.5pt;visibility:visible;mso-wrap-style:square;mso-left-percent:-10001;mso-top-percent:-10001;mso-position-horizontal:absolute;mso-position-horizontal-relative:char;mso-position-vertical:absolute;mso-position-vertical-relative:line;mso-left-percent:-10001;mso-top-percent:-10001;v-text-anchor:middle" o:spid="_x0000_s1035" fillcolor="#c2d69b [1942]" stroked="f" arcsize="10923f" w14:anchorId="7C3E4A1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">
                <v:shadow on="t" color="black" opacity="22937f" offset="0,.63889mm" origin=",.5"/>
                <v:textbox>
                  <w:txbxContent>
                    <w:p w:rsidRPr="00673628" w:rsidR="002316A1" w:rsidDel="00673628" w:rsidP="00673628" w:rsidRDefault="002316A1" w14:paraId="290A23D1" w14:textId="795991E0">
                      <w:pPr>
                        <w:pBdr>
                          <w:top w:val="nil"/>
                          <w:left w:val="nil"/>
                          <w:bottom w:val="nil"/>
                          <w:right w:val="nil"/>
                          <w:between w:val="nil"/>
                        </w:pBdr>
                        <w:snapToGrid w:val="0"/>
                        <w:spacing w:after="120"/>
                        <w:ind w:left="720"/>
                        <w:jc w:val="both"/>
                        <w:rPr>
                          <w:del w:author="Humberto Arias Diaz" w:date="2023-10-02T17:03:00Z" w:id="68"/>
                          <w:bCs/>
                          <w:sz w:val="20"/>
                          <w:szCs w:val="20"/>
                        </w:rPr>
                      </w:pPr>
                      <w:r w:rsidRPr="00A53CCD">
                        <w:rPr>
                          <w:bCs/>
                          <w:color w:val="000000" w:themeColor="text1"/>
                          <w:sz w:val="20"/>
                          <w:szCs w:val="20"/>
                        </w:rPr>
                        <w:t>ITIL define el catálogo de servicios como una base de datos centralizada, que contiene información precisa y relacionada sobre la oferta de servicios de TI activas y la cartera de servicios del proveedor de TI</w:t>
                      </w:r>
                      <w:ins w:author="Humberto Arias Diaz" w:date="2023-10-02T17:03:00Z" w:id="69">
                        <w:r w:rsidRPr="00A53CCD">
                          <w:rPr>
                            <w:color w:val="000000" w:themeColor="text1"/>
                          </w:rPr>
                          <w:t>.</w:t>
                        </w:r>
                      </w:ins>
                      <w:del w:author="Humberto Arias Diaz" w:date="2023-10-02T17:03:00Z" w:id="70">
                        <w:r w:rsidRPr="00673628" w:rsidDel="00673628">
                          <w:rPr>
                            <w:bCs/>
                            <w:sz w:val="20"/>
                            <w:szCs w:val="20"/>
                          </w:rPr>
                          <w:delText xml:space="preserve">. </w:delText>
                        </w:r>
                      </w:del>
                    </w:p>
                    <w:p w:rsidRPr="00673628" w:rsidR="002316A1" w:rsidP="00A53CCD" w:rsidRDefault="002316A1" w14:paraId="498259F3" w14:textId="77777777">
                      <w:pPr>
                        <w:pBdr>
                          <w:top w:val="nil"/>
                          <w:left w:val="nil"/>
                          <w:bottom w:val="nil"/>
                          <w:right w:val="nil"/>
                          <w:between w:val="nil"/>
                        </w:pBdr>
                        <w:snapToGrid w:val="0"/>
                        <w:spacing w:after="120"/>
                        <w:jc w:val="both"/>
                      </w:pPr>
                    </w:p>
                  </w:txbxContent>
                </v:textbox>
                <w10:anchorlock/>
              </v:roundrect>
            </w:pict>
          </mc:Fallback>
        </mc:AlternateContent>
      </w:r>
    </w:p>
    <w:p w:rsidR="007F6F4A" w:rsidP="0075352B" w:rsidRDefault="007F6F4A" w14:paraId="66AAEE11" w14:textId="07010340">
      <w:pPr>
        <w:pBdr>
          <w:top w:val="nil"/>
          <w:left w:val="nil"/>
          <w:bottom w:val="nil"/>
          <w:right w:val="nil"/>
          <w:between w:val="nil"/>
        </w:pBdr>
        <w:snapToGrid w:val="0"/>
        <w:jc w:val="both"/>
        <w:rPr>
          <w:bCs/>
          <w:sz w:val="20"/>
          <w:szCs w:val="20"/>
        </w:rPr>
      </w:pPr>
      <w:r w:rsidRPr="00904AA5">
        <w:rPr>
          <w:bCs/>
          <w:sz w:val="20"/>
          <w:szCs w:val="20"/>
        </w:rPr>
        <w:t xml:space="preserve">Con esto se quiere decir que el catálogo de servicios es el mostrador en </w:t>
      </w:r>
      <w:r w:rsidR="008855E0">
        <w:rPr>
          <w:bCs/>
          <w:sz w:val="20"/>
          <w:szCs w:val="20"/>
        </w:rPr>
        <w:t>el</w:t>
      </w:r>
      <w:r w:rsidRPr="00904AA5">
        <w:rPr>
          <w:bCs/>
          <w:sz w:val="20"/>
          <w:szCs w:val="20"/>
        </w:rPr>
        <w:t xml:space="preserve"> cual el cliente final, sea interno o externo, solicita sus servicios y productos desde una mesa de servicios de TI, de acuerdo con la información que se proporciona desde un catálogo de servicios.</w:t>
      </w:r>
    </w:p>
    <w:p w:rsidRPr="00904AA5" w:rsidR="001E6952" w:rsidP="0075352B" w:rsidRDefault="001E6952" w14:paraId="4CE674E8" w14:textId="77777777">
      <w:pPr>
        <w:pBdr>
          <w:top w:val="nil"/>
          <w:left w:val="nil"/>
          <w:bottom w:val="nil"/>
          <w:right w:val="nil"/>
          <w:between w:val="nil"/>
        </w:pBdr>
        <w:snapToGrid w:val="0"/>
        <w:jc w:val="both"/>
        <w:rPr>
          <w:b/>
          <w:sz w:val="20"/>
          <w:szCs w:val="20"/>
        </w:rPr>
      </w:pPr>
    </w:p>
    <w:p w:rsidRPr="0086353E" w:rsidR="00564953" w:rsidP="0075352B" w:rsidRDefault="007F6F4A" w14:paraId="7A083835" w14:textId="1391CF7C">
      <w:pPr>
        <w:pBdr>
          <w:top w:val="nil"/>
          <w:left w:val="nil"/>
          <w:bottom w:val="nil"/>
          <w:right w:val="nil"/>
          <w:between w:val="nil"/>
        </w:pBdr>
        <w:snapToGrid w:val="0"/>
        <w:jc w:val="both"/>
        <w:rPr>
          <w:sz w:val="20"/>
          <w:szCs w:val="20"/>
        </w:rPr>
      </w:pPr>
      <w:r w:rsidRPr="00904AA5">
        <w:rPr>
          <w:sz w:val="20"/>
          <w:szCs w:val="20"/>
        </w:rPr>
        <w:t>Entonces, ¿cuáles son los beneficios que se pueden obtener del catálogo de servicios?</w:t>
      </w:r>
    </w:p>
    <w:p w:rsidRPr="0086353E" w:rsidR="00564953" w:rsidP="0075352B" w:rsidRDefault="00564953" w14:paraId="37F577B2" w14:textId="41B1F713">
      <w:pPr>
        <w:pBdr>
          <w:top w:val="nil"/>
          <w:left w:val="nil"/>
          <w:bottom w:val="nil"/>
          <w:right w:val="nil"/>
          <w:between w:val="nil"/>
        </w:pBdr>
        <w:snapToGrid w:val="0"/>
        <w:jc w:val="both"/>
        <w:rPr>
          <w:sz w:val="20"/>
          <w:szCs w:val="20"/>
        </w:rPr>
      </w:pPr>
      <w:r w:rsidRPr="0086353E">
        <w:rPr>
          <w:b/>
          <w:noProof/>
          <w:sz w:val="20"/>
          <w:szCs w:val="20"/>
        </w:rPr>
        <mc:AlternateContent>
          <mc:Choice Requires="wps">
            <w:drawing>
              <wp:anchor distT="0" distB="0" distL="114300" distR="114300" simplePos="0" relativeHeight="251828224" behindDoc="0" locked="0" layoutInCell="1" allowOverlap="1" wp14:anchorId="5169FF00" wp14:editId="7ED241B4">
                <wp:simplePos x="0" y="0"/>
                <wp:positionH relativeFrom="column">
                  <wp:posOffset>-5715</wp:posOffset>
                </wp:positionH>
                <wp:positionV relativeFrom="paragraph">
                  <wp:posOffset>102870</wp:posOffset>
                </wp:positionV>
                <wp:extent cx="6400800" cy="590550"/>
                <wp:effectExtent l="57150" t="19050" r="76200" b="95250"/>
                <wp:wrapNone/>
                <wp:docPr id="67" name="Rectángulo 67"/>
                <wp:cNvGraphicFramePr/>
                <a:graphic xmlns:a="http://schemas.openxmlformats.org/drawingml/2006/main">
                  <a:graphicData uri="http://schemas.microsoft.com/office/word/2010/wordprocessingShape">
                    <wps:wsp>
                      <wps:cNvSpPr/>
                      <wps:spPr>
                        <a:xfrm>
                          <a:off x="0" y="0"/>
                          <a:ext cx="6400800" cy="59055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002316A1" w:rsidP="0057563D" w:rsidRDefault="002316A1" w14:paraId="2B199D65" w14:textId="4B809D97">
                            <w:pPr>
                              <w:jc w:val="center"/>
                              <w:rPr>
                                <w:lang w:val="es-MX"/>
                              </w:rPr>
                            </w:pPr>
                            <w:r>
                              <w:rPr>
                                <w:lang w:val="es-MX"/>
                              </w:rPr>
                              <w:t>Tarjetas conectadas</w:t>
                            </w:r>
                          </w:p>
                          <w:p w:rsidRPr="002975F3" w:rsidR="002316A1" w:rsidP="00881375" w:rsidRDefault="002316A1" w14:paraId="10B7FC8B" w14:textId="7AF557B8">
                            <w:pPr>
                              <w:jc w:val="center"/>
                              <w:rPr>
                                <w:lang w:val="es-MX"/>
                              </w:rPr>
                            </w:pPr>
                            <w:r>
                              <w:rPr>
                                <w:lang w:val="es-MX"/>
                              </w:rPr>
                              <w:t>CF07_1.</w:t>
                            </w:r>
                            <w:del w:author="Humberto Arias Diaz" w:date="2023-10-02T16:15:00Z" w:id="71">
                              <w:r w:rsidDel="009C3ED8">
                                <w:rPr>
                                  <w:lang w:val="es-MX"/>
                                </w:rPr>
                                <w:delText>6</w:delText>
                              </w:r>
                            </w:del>
                            <w:ins w:author="Humberto Arias Diaz" w:date="2023-10-02T16:15:00Z" w:id="72">
                              <w:r>
                                <w:rPr>
                                  <w:lang w:val="es-MX"/>
                                </w:rPr>
                                <w:t>1</w:t>
                              </w:r>
                            </w:ins>
                            <w:del w:author="Humberto Arias Diaz" w:date="2023-10-02T16:15:00Z" w:id="73">
                              <w:r w:rsidDel="009C3ED8">
                                <w:rPr>
                                  <w:lang w:val="es-MX"/>
                                </w:rPr>
                                <w:delText>.</w:delText>
                              </w:r>
                            </w:del>
                            <w:ins w:author="Humberto Arias Diaz" w:date="2023-10-02T16:15:00Z" w:id="74">
                              <w:r>
                                <w:rPr>
                                  <w:lang w:val="es-MX"/>
                                </w:rPr>
                                <w:t>_f_</w:t>
                              </w:r>
                            </w:ins>
                            <w:del w:author="Humberto Arias Diaz" w:date="2023-10-02T16:15:00Z" w:id="75">
                              <w:r w:rsidDel="009C3ED8">
                                <w:rPr>
                                  <w:lang w:val="es-MX"/>
                                </w:rPr>
                                <w:delText xml:space="preserve"> </w:delText>
                              </w:r>
                            </w:del>
                            <w:r>
                              <w:rPr>
                                <w:lang w:val="es-MX"/>
                              </w:rPr>
                              <w:t>catálogo de servicio_ beneficios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7" style="position:absolute;left:0;text-align:left;margin-left:-.45pt;margin-top:8.1pt;width:7in;height:4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6" fillcolor="#39a900" strokecolor="#4579b8 [3044]" w14:anchorId="5169FF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">
                <v:shadow on="t" color="black" opacity="22937f" offset="0,.63889mm" origin=",.5"/>
                <v:textbox>
                  <w:txbxContent>
                    <w:p w:rsidR="002316A1" w:rsidP="0057563D" w:rsidRDefault="002316A1" w14:paraId="2B199D65" w14:textId="4B809D97">
                      <w:pPr>
                        <w:jc w:val="center"/>
                        <w:rPr>
                          <w:lang w:val="es-MX"/>
                        </w:rPr>
                      </w:pPr>
                      <w:r>
                        <w:rPr>
                          <w:lang w:val="es-MX"/>
                        </w:rPr>
                        <w:t>Tarjetas conectadas</w:t>
                      </w:r>
                    </w:p>
                    <w:p w:rsidRPr="002975F3" w:rsidR="002316A1" w:rsidP="00881375" w:rsidRDefault="002316A1" w14:paraId="10B7FC8B" w14:textId="7AF557B8">
                      <w:pPr>
                        <w:jc w:val="center"/>
                        <w:rPr>
                          <w:lang w:val="es-MX"/>
                        </w:rPr>
                      </w:pPr>
                      <w:r>
                        <w:rPr>
                          <w:lang w:val="es-MX"/>
                        </w:rPr>
                        <w:t>CF07_1.</w:t>
                      </w:r>
                      <w:del w:author="Humberto Arias Diaz" w:date="2023-10-02T16:15:00Z" w:id="76">
                        <w:r w:rsidDel="009C3ED8">
                          <w:rPr>
                            <w:lang w:val="es-MX"/>
                          </w:rPr>
                          <w:delText>6</w:delText>
                        </w:r>
                      </w:del>
                      <w:ins w:author="Humberto Arias Diaz" w:date="2023-10-02T16:15:00Z" w:id="77">
                        <w:r>
                          <w:rPr>
                            <w:lang w:val="es-MX"/>
                          </w:rPr>
                          <w:t>1</w:t>
                        </w:r>
                      </w:ins>
                      <w:del w:author="Humberto Arias Diaz" w:date="2023-10-02T16:15:00Z" w:id="78">
                        <w:r w:rsidDel="009C3ED8">
                          <w:rPr>
                            <w:lang w:val="es-MX"/>
                          </w:rPr>
                          <w:delText>.</w:delText>
                        </w:r>
                      </w:del>
                      <w:ins w:author="Humberto Arias Diaz" w:date="2023-10-02T16:15:00Z" w:id="79">
                        <w:r>
                          <w:rPr>
                            <w:lang w:val="es-MX"/>
                          </w:rPr>
                          <w:t>_f_</w:t>
                        </w:r>
                      </w:ins>
                      <w:del w:author="Humberto Arias Diaz" w:date="2023-10-02T16:15:00Z" w:id="80">
                        <w:r w:rsidDel="009C3ED8">
                          <w:rPr>
                            <w:lang w:val="es-MX"/>
                          </w:rPr>
                          <w:delText xml:space="preserve"> </w:delText>
                        </w:r>
                      </w:del>
                      <w:r>
                        <w:rPr>
                          <w:lang w:val="es-MX"/>
                        </w:rPr>
                        <w:t>catálogo de servicio_ beneficios</w:t>
                      </w:r>
                    </w:p>
                  </w:txbxContent>
                </v:textbox>
              </v:rect>
            </w:pict>
          </mc:Fallback>
        </mc:AlternateContent>
      </w:r>
    </w:p>
    <w:p w:rsidRPr="0086353E" w:rsidR="00564953" w:rsidP="0075352B" w:rsidRDefault="00564953" w14:paraId="480962A1" w14:textId="3F8A487C">
      <w:pPr>
        <w:pBdr>
          <w:top w:val="nil"/>
          <w:left w:val="nil"/>
          <w:bottom w:val="nil"/>
          <w:right w:val="nil"/>
          <w:between w:val="nil"/>
        </w:pBdr>
        <w:snapToGrid w:val="0"/>
        <w:jc w:val="both"/>
        <w:rPr>
          <w:sz w:val="20"/>
          <w:szCs w:val="20"/>
        </w:rPr>
      </w:pPr>
    </w:p>
    <w:p w:rsidR="00564953" w:rsidP="0075352B" w:rsidRDefault="00564953" w14:paraId="609C9688" w14:textId="7AE852DE">
      <w:pPr>
        <w:pBdr>
          <w:top w:val="nil"/>
          <w:left w:val="nil"/>
          <w:bottom w:val="nil"/>
          <w:right w:val="nil"/>
          <w:between w:val="nil"/>
        </w:pBdr>
        <w:snapToGrid w:val="0"/>
        <w:ind w:left="720"/>
        <w:jc w:val="both"/>
        <w:rPr>
          <w:b/>
          <w:sz w:val="20"/>
          <w:szCs w:val="20"/>
        </w:rPr>
      </w:pPr>
    </w:p>
    <w:p w:rsidR="001E6952" w:rsidP="0075352B" w:rsidRDefault="001E6952" w14:paraId="3DC006AF" w14:textId="1A61C0DA">
      <w:pPr>
        <w:pBdr>
          <w:top w:val="nil"/>
          <w:left w:val="nil"/>
          <w:bottom w:val="nil"/>
          <w:right w:val="nil"/>
          <w:between w:val="nil"/>
        </w:pBdr>
        <w:snapToGrid w:val="0"/>
        <w:ind w:left="720"/>
        <w:jc w:val="both"/>
        <w:rPr>
          <w:b/>
          <w:sz w:val="20"/>
          <w:szCs w:val="20"/>
        </w:rPr>
      </w:pPr>
    </w:p>
    <w:p w:rsidRPr="00904AA5" w:rsidR="001E6952" w:rsidP="0075352B" w:rsidRDefault="001E6952" w14:paraId="3330329A" w14:textId="77777777">
      <w:pPr>
        <w:pBdr>
          <w:top w:val="nil"/>
          <w:left w:val="nil"/>
          <w:bottom w:val="nil"/>
          <w:right w:val="nil"/>
          <w:between w:val="nil"/>
        </w:pBdr>
        <w:snapToGrid w:val="0"/>
        <w:ind w:left="720"/>
        <w:jc w:val="both"/>
        <w:rPr>
          <w:b/>
          <w:sz w:val="20"/>
          <w:szCs w:val="20"/>
        </w:rPr>
      </w:pPr>
    </w:p>
    <w:p w:rsidRPr="00904AA5" w:rsidR="007F6F4A" w:rsidP="0075352B" w:rsidRDefault="00D560B6" w14:paraId="5909C094" w14:textId="4F989C16">
      <w:pPr>
        <w:pBdr>
          <w:top w:val="nil"/>
          <w:left w:val="nil"/>
          <w:bottom w:val="nil"/>
          <w:right w:val="nil"/>
          <w:between w:val="nil"/>
        </w:pBdr>
        <w:snapToGrid w:val="0"/>
        <w:jc w:val="both"/>
        <w:rPr>
          <w:sz w:val="20"/>
          <w:szCs w:val="20"/>
        </w:rPr>
      </w:pPr>
      <w:r w:rsidRPr="00904AA5">
        <w:rPr>
          <w:sz w:val="20"/>
          <w:szCs w:val="20"/>
        </w:rPr>
        <w:t>Para construir el catálogo de servicios se requiere</w:t>
      </w:r>
      <w:r w:rsidRPr="00904AA5" w:rsidR="00FA640F">
        <w:rPr>
          <w:sz w:val="20"/>
          <w:szCs w:val="20"/>
        </w:rPr>
        <w:t xml:space="preserve"> también</w:t>
      </w:r>
      <w:r w:rsidRPr="00904AA5" w:rsidR="00137D1E">
        <w:rPr>
          <w:sz w:val="20"/>
          <w:szCs w:val="20"/>
        </w:rPr>
        <w:t xml:space="preserve"> tener en cuenta </w:t>
      </w:r>
      <w:r w:rsidRPr="00904AA5">
        <w:rPr>
          <w:sz w:val="20"/>
          <w:szCs w:val="20"/>
        </w:rPr>
        <w:t>los siguientes pasos:</w:t>
      </w:r>
    </w:p>
    <w:p w:rsidRPr="00904AA5" w:rsidR="00D560B6" w:rsidP="0075352B" w:rsidRDefault="00D560B6" w14:paraId="4C777153" w14:textId="7DB9A7AF">
      <w:pPr>
        <w:pBdr>
          <w:top w:val="nil"/>
          <w:left w:val="nil"/>
          <w:bottom w:val="nil"/>
          <w:right w:val="nil"/>
          <w:between w:val="nil"/>
        </w:pBdr>
        <w:snapToGrid w:val="0"/>
        <w:ind w:firstLine="720"/>
        <w:jc w:val="both"/>
        <w:rPr>
          <w:bCs/>
          <w:sz w:val="20"/>
          <w:szCs w:val="20"/>
        </w:rPr>
      </w:pPr>
    </w:p>
    <w:p w:rsidRPr="00904AA5" w:rsidR="00D560B6" w:rsidP="00BA059C" w:rsidRDefault="00D560B6" w14:paraId="3C13D872" w14:textId="2CA8DD5F">
      <w:pPr>
        <w:pStyle w:val="Prrafodelista"/>
        <w:numPr>
          <w:ilvl w:val="3"/>
          <w:numId w:val="8"/>
        </w:numPr>
        <w:pBdr>
          <w:top w:val="nil"/>
          <w:left w:val="nil"/>
          <w:bottom w:val="nil"/>
          <w:right w:val="nil"/>
          <w:between w:val="nil"/>
        </w:pBdr>
        <w:snapToGrid w:val="0"/>
        <w:ind w:left="1491" w:hanging="357"/>
        <w:contextualSpacing w:val="0"/>
        <w:jc w:val="both"/>
        <w:rPr>
          <w:bCs/>
          <w:sz w:val="20"/>
          <w:szCs w:val="20"/>
        </w:rPr>
      </w:pPr>
      <w:commentRangeStart w:id="81"/>
      <w:r w:rsidRPr="00904AA5">
        <w:rPr>
          <w:bCs/>
          <w:sz w:val="20"/>
          <w:szCs w:val="20"/>
        </w:rPr>
        <w:t>Estudi</w:t>
      </w:r>
      <w:r w:rsidRPr="00904AA5" w:rsidR="00137D1E">
        <w:rPr>
          <w:bCs/>
          <w:sz w:val="20"/>
          <w:szCs w:val="20"/>
        </w:rPr>
        <w:t>ar</w:t>
      </w:r>
      <w:r w:rsidRPr="00904AA5">
        <w:rPr>
          <w:bCs/>
          <w:sz w:val="20"/>
          <w:szCs w:val="20"/>
        </w:rPr>
        <w:t xml:space="preserve"> los objetivos empresariales.</w:t>
      </w:r>
    </w:p>
    <w:p w:rsidRPr="00904AA5" w:rsidR="00D560B6" w:rsidP="00BA059C" w:rsidRDefault="00D560B6" w14:paraId="61B80E0F" w14:textId="16924147">
      <w:pPr>
        <w:pStyle w:val="Prrafodelista"/>
        <w:numPr>
          <w:ilvl w:val="3"/>
          <w:numId w:val="8"/>
        </w:numPr>
        <w:pBdr>
          <w:top w:val="nil"/>
          <w:left w:val="nil"/>
          <w:bottom w:val="nil"/>
          <w:right w:val="nil"/>
          <w:between w:val="nil"/>
        </w:pBdr>
        <w:snapToGrid w:val="0"/>
        <w:ind w:left="1491" w:hanging="357"/>
        <w:contextualSpacing w:val="0"/>
        <w:jc w:val="both"/>
        <w:rPr>
          <w:bCs/>
          <w:sz w:val="20"/>
          <w:szCs w:val="20"/>
        </w:rPr>
      </w:pPr>
      <w:r w:rsidRPr="00904AA5">
        <w:rPr>
          <w:bCs/>
          <w:sz w:val="20"/>
          <w:szCs w:val="20"/>
        </w:rPr>
        <w:t>Defi</w:t>
      </w:r>
      <w:r w:rsidRPr="00904AA5" w:rsidR="00137D1E">
        <w:rPr>
          <w:bCs/>
          <w:sz w:val="20"/>
          <w:szCs w:val="20"/>
        </w:rPr>
        <w:t>nir</w:t>
      </w:r>
      <w:r w:rsidRPr="00904AA5">
        <w:rPr>
          <w:bCs/>
          <w:sz w:val="20"/>
          <w:szCs w:val="20"/>
        </w:rPr>
        <w:t xml:space="preserve"> y clasifi</w:t>
      </w:r>
      <w:r w:rsidRPr="00904AA5" w:rsidR="00137D1E">
        <w:rPr>
          <w:bCs/>
          <w:sz w:val="20"/>
          <w:szCs w:val="20"/>
        </w:rPr>
        <w:t>car</w:t>
      </w:r>
      <w:r w:rsidRPr="00904AA5">
        <w:rPr>
          <w:bCs/>
          <w:sz w:val="20"/>
          <w:szCs w:val="20"/>
        </w:rPr>
        <w:t xml:space="preserve"> las ofertas de servicios.</w:t>
      </w:r>
    </w:p>
    <w:p w:rsidRPr="00904AA5" w:rsidR="00D560B6" w:rsidP="00BA059C" w:rsidRDefault="00D560B6" w14:paraId="31003652" w14:textId="5BD17E5E">
      <w:pPr>
        <w:pStyle w:val="Prrafodelista"/>
        <w:numPr>
          <w:ilvl w:val="3"/>
          <w:numId w:val="8"/>
        </w:numPr>
        <w:pBdr>
          <w:top w:val="nil"/>
          <w:left w:val="nil"/>
          <w:bottom w:val="nil"/>
          <w:right w:val="nil"/>
          <w:between w:val="nil"/>
        </w:pBdr>
        <w:snapToGrid w:val="0"/>
        <w:ind w:left="1491" w:hanging="357"/>
        <w:contextualSpacing w:val="0"/>
        <w:jc w:val="both"/>
        <w:rPr>
          <w:bCs/>
          <w:sz w:val="20"/>
          <w:szCs w:val="20"/>
        </w:rPr>
      </w:pPr>
      <w:r w:rsidRPr="00904AA5">
        <w:rPr>
          <w:bCs/>
          <w:sz w:val="20"/>
          <w:szCs w:val="20"/>
        </w:rPr>
        <w:t>Cre</w:t>
      </w:r>
      <w:r w:rsidRPr="00904AA5" w:rsidR="00137D1E">
        <w:rPr>
          <w:bCs/>
          <w:sz w:val="20"/>
          <w:szCs w:val="20"/>
        </w:rPr>
        <w:t>ar</w:t>
      </w:r>
      <w:r w:rsidRPr="00904AA5">
        <w:rPr>
          <w:bCs/>
          <w:sz w:val="20"/>
          <w:szCs w:val="20"/>
        </w:rPr>
        <w:t xml:space="preserve"> flujos de trabajo y acuerdo</w:t>
      </w:r>
      <w:r w:rsidRPr="00904AA5" w:rsidR="00137D1E">
        <w:rPr>
          <w:bCs/>
          <w:sz w:val="20"/>
          <w:szCs w:val="20"/>
        </w:rPr>
        <w:t>s</w:t>
      </w:r>
      <w:r w:rsidRPr="00904AA5">
        <w:rPr>
          <w:bCs/>
          <w:sz w:val="20"/>
          <w:szCs w:val="20"/>
        </w:rPr>
        <w:t xml:space="preserve"> de nivel de servicios SLA específicos.</w:t>
      </w:r>
    </w:p>
    <w:p w:rsidRPr="00904AA5" w:rsidR="00D560B6" w:rsidP="00BA059C" w:rsidRDefault="00D560B6" w14:paraId="5D99B046" w14:textId="1C75DF6C">
      <w:pPr>
        <w:pStyle w:val="Prrafodelista"/>
        <w:numPr>
          <w:ilvl w:val="3"/>
          <w:numId w:val="8"/>
        </w:numPr>
        <w:pBdr>
          <w:top w:val="nil"/>
          <w:left w:val="nil"/>
          <w:bottom w:val="nil"/>
          <w:right w:val="nil"/>
          <w:between w:val="nil"/>
        </w:pBdr>
        <w:snapToGrid w:val="0"/>
        <w:ind w:left="1491" w:hanging="357"/>
        <w:contextualSpacing w:val="0"/>
        <w:jc w:val="both"/>
        <w:rPr>
          <w:bCs/>
          <w:sz w:val="20"/>
          <w:szCs w:val="20"/>
        </w:rPr>
      </w:pPr>
      <w:r w:rsidRPr="00904AA5">
        <w:rPr>
          <w:bCs/>
          <w:sz w:val="20"/>
          <w:szCs w:val="20"/>
        </w:rPr>
        <w:t>Organi</w:t>
      </w:r>
      <w:r w:rsidRPr="00904AA5" w:rsidR="00137D1E">
        <w:rPr>
          <w:bCs/>
          <w:sz w:val="20"/>
          <w:szCs w:val="20"/>
        </w:rPr>
        <w:t>zar</w:t>
      </w:r>
      <w:r w:rsidRPr="00904AA5">
        <w:rPr>
          <w:bCs/>
          <w:sz w:val="20"/>
          <w:szCs w:val="20"/>
        </w:rPr>
        <w:t xml:space="preserve"> su estrategia de cumplimiento del servicio.</w:t>
      </w:r>
    </w:p>
    <w:p w:rsidRPr="00904AA5" w:rsidR="00D560B6" w:rsidP="00BA059C" w:rsidRDefault="00D560B6" w14:paraId="2670D591" w14:textId="7CF12DD4">
      <w:pPr>
        <w:pStyle w:val="Prrafodelista"/>
        <w:numPr>
          <w:ilvl w:val="3"/>
          <w:numId w:val="8"/>
        </w:numPr>
        <w:pBdr>
          <w:top w:val="nil"/>
          <w:left w:val="nil"/>
          <w:bottom w:val="nil"/>
          <w:right w:val="nil"/>
          <w:between w:val="nil"/>
        </w:pBdr>
        <w:snapToGrid w:val="0"/>
        <w:ind w:left="1491" w:hanging="357"/>
        <w:contextualSpacing w:val="0"/>
        <w:jc w:val="both"/>
        <w:rPr>
          <w:bCs/>
          <w:sz w:val="20"/>
          <w:szCs w:val="20"/>
        </w:rPr>
      </w:pPr>
      <w:r w:rsidRPr="00904AA5">
        <w:rPr>
          <w:bCs/>
          <w:sz w:val="20"/>
          <w:szCs w:val="20"/>
        </w:rPr>
        <w:t>Dise</w:t>
      </w:r>
      <w:r w:rsidRPr="00904AA5" w:rsidR="00137D1E">
        <w:rPr>
          <w:bCs/>
          <w:sz w:val="20"/>
          <w:szCs w:val="20"/>
        </w:rPr>
        <w:t>ñar</w:t>
      </w:r>
      <w:r w:rsidRPr="00904AA5">
        <w:rPr>
          <w:bCs/>
          <w:sz w:val="20"/>
          <w:szCs w:val="20"/>
        </w:rPr>
        <w:t xml:space="preserve"> </w:t>
      </w:r>
      <w:r w:rsidRPr="00904AA5" w:rsidR="00137D1E">
        <w:rPr>
          <w:bCs/>
          <w:sz w:val="20"/>
          <w:szCs w:val="20"/>
        </w:rPr>
        <w:t>el</w:t>
      </w:r>
      <w:r w:rsidRPr="00904AA5">
        <w:rPr>
          <w:bCs/>
          <w:sz w:val="20"/>
          <w:szCs w:val="20"/>
        </w:rPr>
        <w:t xml:space="preserve"> catálogo.</w:t>
      </w:r>
    </w:p>
    <w:p w:rsidRPr="00904AA5" w:rsidR="00D560B6" w:rsidP="00BA059C" w:rsidRDefault="00D560B6" w14:paraId="6B0B3B97" w14:textId="0A8C8CA8">
      <w:pPr>
        <w:pStyle w:val="Prrafodelista"/>
        <w:numPr>
          <w:ilvl w:val="3"/>
          <w:numId w:val="8"/>
        </w:numPr>
        <w:pBdr>
          <w:top w:val="nil"/>
          <w:left w:val="nil"/>
          <w:bottom w:val="nil"/>
          <w:right w:val="nil"/>
          <w:between w:val="nil"/>
        </w:pBdr>
        <w:snapToGrid w:val="0"/>
        <w:ind w:left="1491" w:hanging="357"/>
        <w:contextualSpacing w:val="0"/>
        <w:jc w:val="both"/>
        <w:rPr>
          <w:bCs/>
          <w:sz w:val="20"/>
          <w:szCs w:val="20"/>
        </w:rPr>
      </w:pPr>
      <w:r w:rsidRPr="00904AA5">
        <w:rPr>
          <w:bCs/>
          <w:sz w:val="20"/>
          <w:szCs w:val="20"/>
        </w:rPr>
        <w:t>Publi</w:t>
      </w:r>
      <w:r w:rsidRPr="00904AA5" w:rsidR="00137D1E">
        <w:rPr>
          <w:bCs/>
          <w:sz w:val="20"/>
          <w:szCs w:val="20"/>
        </w:rPr>
        <w:t>car el</w:t>
      </w:r>
      <w:r w:rsidRPr="00904AA5">
        <w:rPr>
          <w:bCs/>
          <w:sz w:val="20"/>
          <w:szCs w:val="20"/>
        </w:rPr>
        <w:t xml:space="preserve"> catálogo de servicios e int</w:t>
      </w:r>
      <w:r w:rsidRPr="00904AA5" w:rsidR="00137D1E">
        <w:rPr>
          <w:bCs/>
          <w:sz w:val="20"/>
          <w:szCs w:val="20"/>
        </w:rPr>
        <w:t>e</w:t>
      </w:r>
      <w:r w:rsidRPr="00904AA5">
        <w:rPr>
          <w:bCs/>
          <w:sz w:val="20"/>
          <w:szCs w:val="20"/>
        </w:rPr>
        <w:t>gr</w:t>
      </w:r>
      <w:r w:rsidRPr="00904AA5" w:rsidR="00137D1E">
        <w:rPr>
          <w:bCs/>
          <w:sz w:val="20"/>
          <w:szCs w:val="20"/>
        </w:rPr>
        <w:t>arlo</w:t>
      </w:r>
      <w:r w:rsidRPr="00904AA5">
        <w:rPr>
          <w:bCs/>
          <w:sz w:val="20"/>
          <w:szCs w:val="20"/>
        </w:rPr>
        <w:t xml:space="preserve"> a un portal de servicios.</w:t>
      </w:r>
    </w:p>
    <w:p w:rsidRPr="00904AA5" w:rsidR="00D560B6" w:rsidP="00BA059C" w:rsidRDefault="00D560B6" w14:paraId="1E69B655" w14:textId="4CFCCF3D">
      <w:pPr>
        <w:pStyle w:val="Prrafodelista"/>
        <w:numPr>
          <w:ilvl w:val="3"/>
          <w:numId w:val="8"/>
        </w:numPr>
        <w:pBdr>
          <w:top w:val="nil"/>
          <w:left w:val="nil"/>
          <w:bottom w:val="nil"/>
          <w:right w:val="nil"/>
          <w:between w:val="nil"/>
        </w:pBdr>
        <w:snapToGrid w:val="0"/>
        <w:ind w:left="1491" w:hanging="357"/>
        <w:contextualSpacing w:val="0"/>
        <w:jc w:val="both"/>
        <w:rPr>
          <w:bCs/>
          <w:sz w:val="20"/>
          <w:szCs w:val="20"/>
        </w:rPr>
      </w:pPr>
      <w:r w:rsidRPr="00904AA5">
        <w:rPr>
          <w:bCs/>
          <w:sz w:val="20"/>
          <w:szCs w:val="20"/>
        </w:rPr>
        <w:t>Pon</w:t>
      </w:r>
      <w:r w:rsidRPr="00904AA5" w:rsidR="00137D1E">
        <w:rPr>
          <w:bCs/>
          <w:sz w:val="20"/>
          <w:szCs w:val="20"/>
        </w:rPr>
        <w:t>er</w:t>
      </w:r>
      <w:r w:rsidRPr="00904AA5">
        <w:rPr>
          <w:bCs/>
          <w:sz w:val="20"/>
          <w:szCs w:val="20"/>
        </w:rPr>
        <w:t xml:space="preserve"> en práctica la mejora continua.</w:t>
      </w:r>
      <w:commentRangeEnd w:id="81"/>
      <w:r w:rsidR="001E6952">
        <w:rPr>
          <w:rStyle w:val="Refdecomentario"/>
        </w:rPr>
        <w:commentReference w:id="81"/>
      </w:r>
    </w:p>
    <w:p w:rsidR="005C3ACA" w:rsidP="0075352B" w:rsidRDefault="005C3ACA" w14:paraId="3D480826" w14:textId="1C02D156">
      <w:pPr>
        <w:pBdr>
          <w:top w:val="nil"/>
          <w:left w:val="nil"/>
          <w:bottom w:val="nil"/>
          <w:right w:val="nil"/>
          <w:between w:val="nil"/>
        </w:pBdr>
        <w:snapToGrid w:val="0"/>
        <w:jc w:val="both"/>
        <w:rPr>
          <w:bCs/>
          <w:sz w:val="20"/>
          <w:szCs w:val="20"/>
        </w:rPr>
      </w:pPr>
    </w:p>
    <w:p w:rsidRPr="00904AA5" w:rsidR="00045F2A" w:rsidP="0075352B" w:rsidRDefault="00045F2A" w14:paraId="3325A224" w14:textId="77777777">
      <w:pPr>
        <w:pBdr>
          <w:top w:val="nil"/>
          <w:left w:val="nil"/>
          <w:bottom w:val="nil"/>
          <w:right w:val="nil"/>
          <w:between w:val="nil"/>
        </w:pBdr>
        <w:snapToGrid w:val="0"/>
        <w:jc w:val="both"/>
        <w:rPr>
          <w:bCs/>
          <w:sz w:val="20"/>
          <w:szCs w:val="20"/>
        </w:rPr>
      </w:pPr>
    </w:p>
    <w:p w:rsidRPr="00D668E4" w:rsidR="005C3ACA" w:rsidP="00BA059C" w:rsidRDefault="005C3ACA" w14:paraId="1CC06A08" w14:textId="34D09B8E">
      <w:pPr>
        <w:pStyle w:val="Prrafodelista"/>
        <w:numPr>
          <w:ilvl w:val="0"/>
          <w:numId w:val="9"/>
        </w:numPr>
        <w:snapToGrid w:val="0"/>
        <w:jc w:val="both"/>
        <w:rPr>
          <w:rFonts w:eastAsia="Times New Roman"/>
          <w:sz w:val="20"/>
          <w:szCs w:val="20"/>
        </w:rPr>
      </w:pPr>
      <w:r w:rsidRPr="002316A1">
        <w:rPr>
          <w:rFonts w:eastAsia="Times New Roman"/>
          <w:b/>
          <w:bCs/>
          <w:color w:val="000000"/>
          <w:sz w:val="20"/>
          <w:szCs w:val="20"/>
        </w:rPr>
        <w:t>Niveles de servicio SLA ISO 20000</w:t>
      </w:r>
    </w:p>
    <w:p w:rsidRPr="002316A1" w:rsidR="00D668E4" w:rsidP="00D668E4" w:rsidRDefault="00D668E4" w14:paraId="41EC71A0" w14:textId="77777777">
      <w:pPr>
        <w:pStyle w:val="Prrafodelista"/>
        <w:snapToGrid w:val="0"/>
        <w:jc w:val="both"/>
        <w:rPr>
          <w:rFonts w:eastAsia="Times New Roman"/>
          <w:sz w:val="20"/>
          <w:szCs w:val="20"/>
        </w:rPr>
      </w:pPr>
    </w:p>
    <w:p w:rsidR="005C3ACA" w:rsidP="0075352B" w:rsidRDefault="005C3ACA" w14:paraId="36900A0D" w14:textId="1D526460">
      <w:pPr>
        <w:snapToGrid w:val="0"/>
        <w:jc w:val="both"/>
        <w:rPr>
          <w:rFonts w:eastAsia="Times New Roman"/>
          <w:color w:val="000000"/>
          <w:sz w:val="20"/>
          <w:szCs w:val="20"/>
        </w:rPr>
      </w:pPr>
      <w:r w:rsidRPr="0086353E">
        <w:rPr>
          <w:rFonts w:eastAsia="Times New Roman"/>
          <w:color w:val="000000"/>
          <w:sz w:val="20"/>
          <w:szCs w:val="20"/>
        </w:rPr>
        <w:t>Los sistemas necesitan la supervisión constante de los profesionales</w:t>
      </w:r>
      <w:r w:rsidR="00D668E4">
        <w:rPr>
          <w:rFonts w:eastAsia="Times New Roman"/>
          <w:color w:val="000000"/>
          <w:sz w:val="20"/>
          <w:szCs w:val="20"/>
        </w:rPr>
        <w:t xml:space="preserve"> expertos,</w:t>
      </w:r>
      <w:r w:rsidRPr="0086353E">
        <w:rPr>
          <w:rFonts w:eastAsia="Times New Roman"/>
          <w:color w:val="000000"/>
          <w:sz w:val="20"/>
          <w:szCs w:val="20"/>
        </w:rPr>
        <w:t xml:space="preserve"> para mantener actualizados y en funcionamiento sus operaciones. Las consecuencias de no proporcionar los servicios tecnológicos que se necesitan son un </w:t>
      </w:r>
      <w:r w:rsidR="00D668E4">
        <w:rPr>
          <w:rFonts w:eastAsia="Times New Roman"/>
          <w:color w:val="000000"/>
          <w:sz w:val="20"/>
          <w:szCs w:val="20"/>
        </w:rPr>
        <w:t>gran problema</w:t>
      </w:r>
      <w:r w:rsidRPr="0086353E">
        <w:rPr>
          <w:rFonts w:eastAsia="Times New Roman"/>
          <w:color w:val="000000"/>
          <w:sz w:val="20"/>
          <w:szCs w:val="20"/>
        </w:rPr>
        <w:t>, en cuanto a eficiencia oportuna en las respuestas y agilidad de los procesos y servicios tecnológicos.</w:t>
      </w:r>
    </w:p>
    <w:p w:rsidRPr="00B8516C" w:rsidR="00D668E4" w:rsidP="0075352B" w:rsidRDefault="00D668E4" w14:paraId="7CE18373" w14:textId="77777777">
      <w:pPr>
        <w:snapToGrid w:val="0"/>
        <w:jc w:val="both"/>
        <w:rPr>
          <w:rFonts w:eastAsia="Times New Roman"/>
          <w:sz w:val="20"/>
          <w:szCs w:val="20"/>
        </w:rPr>
      </w:pPr>
    </w:p>
    <w:p w:rsidRPr="0086353E" w:rsidR="005C3ACA" w:rsidP="0075352B" w:rsidRDefault="005C3ACA" w14:paraId="4EDE6079" w14:textId="5E87419F">
      <w:pPr>
        <w:snapToGrid w:val="0"/>
        <w:jc w:val="both"/>
        <w:rPr>
          <w:rFonts w:eastAsia="Times New Roman"/>
          <w:color w:val="000000"/>
          <w:sz w:val="20"/>
          <w:szCs w:val="20"/>
        </w:rPr>
      </w:pPr>
      <w:r w:rsidRPr="0086353E">
        <w:rPr>
          <w:rFonts w:eastAsia="Times New Roman"/>
          <w:color w:val="000000"/>
          <w:sz w:val="20"/>
          <w:szCs w:val="20"/>
        </w:rPr>
        <w:t>La Organización Internacional de Estandarización (ISO)</w:t>
      </w:r>
      <w:r w:rsidRPr="00904AA5" w:rsidR="008F30B3">
        <w:rPr>
          <w:rFonts w:eastAsia="Times New Roman"/>
          <w:color w:val="000000"/>
          <w:sz w:val="20"/>
          <w:szCs w:val="20"/>
        </w:rPr>
        <w:t xml:space="preserve"> en referencia con las </w:t>
      </w:r>
      <w:r w:rsidR="00722E50">
        <w:rPr>
          <w:rFonts w:eastAsia="Times New Roman"/>
          <w:color w:val="000000"/>
          <w:sz w:val="20"/>
          <w:szCs w:val="20"/>
        </w:rPr>
        <w:t>N</w:t>
      </w:r>
      <w:r w:rsidRPr="00904AA5" w:rsidR="008F30B3">
        <w:rPr>
          <w:rFonts w:eastAsia="Times New Roman"/>
          <w:color w:val="000000"/>
          <w:sz w:val="20"/>
          <w:szCs w:val="20"/>
        </w:rPr>
        <w:t>ormas</w:t>
      </w:r>
      <w:r w:rsidRPr="00904AA5">
        <w:rPr>
          <w:rFonts w:eastAsia="Times New Roman"/>
          <w:color w:val="000000"/>
          <w:sz w:val="20"/>
          <w:szCs w:val="20"/>
        </w:rPr>
        <w:t xml:space="preserve"> ISO/IEC 20000</w:t>
      </w:r>
      <w:r w:rsidR="00D15818">
        <w:rPr>
          <w:rFonts w:eastAsia="Times New Roman"/>
          <w:color w:val="000000"/>
          <w:sz w:val="20"/>
          <w:szCs w:val="20"/>
        </w:rPr>
        <w:t>,</w:t>
      </w:r>
      <w:r w:rsidRPr="00904AA5">
        <w:rPr>
          <w:rFonts w:eastAsia="Times New Roman"/>
          <w:color w:val="000000"/>
          <w:sz w:val="20"/>
          <w:szCs w:val="20"/>
        </w:rPr>
        <w:t xml:space="preserve"> define una implementación efectiva y estructurada para desarrollar los servicios tecnológicos de información que se referencian con la gestión de servicios </w:t>
      </w:r>
      <w:commentRangeStart w:id="82"/>
      <w:r w:rsidRPr="00904AA5">
        <w:rPr>
          <w:rFonts w:eastAsia="Times New Roman"/>
          <w:color w:val="000000"/>
          <w:sz w:val="20"/>
          <w:szCs w:val="20"/>
        </w:rPr>
        <w:t>de TI.</w:t>
      </w:r>
      <w:commentRangeEnd w:id="82"/>
      <w:r w:rsidRPr="00B8516C" w:rsidR="00BF6411">
        <w:rPr>
          <w:rStyle w:val="Refdecomentario"/>
          <w:sz w:val="20"/>
          <w:szCs w:val="20"/>
        </w:rPr>
        <w:commentReference w:id="82"/>
      </w:r>
    </w:p>
    <w:p w:rsidRPr="00B8516C" w:rsidR="005C3ACA" w:rsidP="0075352B" w:rsidRDefault="008F30B3" w14:paraId="4427F44C" w14:textId="0C92B449">
      <w:pPr>
        <w:snapToGrid w:val="0"/>
        <w:rPr>
          <w:rFonts w:eastAsia="Times New Roman"/>
          <w:sz w:val="20"/>
          <w:szCs w:val="20"/>
        </w:rPr>
      </w:pPr>
      <w:r w:rsidRPr="00B8516C">
        <w:rPr>
          <w:noProof/>
          <w:sz w:val="20"/>
          <w:szCs w:val="20"/>
        </w:rPr>
        <w:drawing>
          <wp:anchor distT="0" distB="0" distL="114300" distR="114300" simplePos="0" relativeHeight="251829248" behindDoc="0" locked="0" layoutInCell="1" allowOverlap="1" wp14:anchorId="58470D71" wp14:editId="40F49A75">
            <wp:simplePos x="0" y="0"/>
            <wp:positionH relativeFrom="column">
              <wp:posOffset>130270</wp:posOffset>
            </wp:positionH>
            <wp:positionV relativeFrom="paragraph">
              <wp:posOffset>158182</wp:posOffset>
            </wp:positionV>
            <wp:extent cx="2371725" cy="1607788"/>
            <wp:effectExtent l="0" t="0" r="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71725" cy="1607788"/>
                    </a:xfrm>
                    <a:prstGeom prst="rect">
                      <a:avLst/>
                    </a:prstGeom>
                  </pic:spPr>
                </pic:pic>
              </a:graphicData>
            </a:graphic>
            <wp14:sizeRelH relativeFrom="page">
              <wp14:pctWidth>0</wp14:pctWidth>
            </wp14:sizeRelH>
            <wp14:sizeRelV relativeFrom="page">
              <wp14:pctHeight>0</wp14:pctHeight>
            </wp14:sizeRelV>
          </wp:anchor>
        </w:drawing>
      </w:r>
    </w:p>
    <w:p w:rsidRPr="00B8516C" w:rsidR="005C3ACA" w:rsidP="0075352B" w:rsidRDefault="005C3ACA" w14:paraId="4BD3E87E" w14:textId="620D6330">
      <w:pPr>
        <w:snapToGrid w:val="0"/>
        <w:ind w:left="4820"/>
        <w:jc w:val="both"/>
        <w:rPr>
          <w:rFonts w:eastAsia="Times New Roman"/>
          <w:sz w:val="20"/>
          <w:szCs w:val="20"/>
        </w:rPr>
      </w:pPr>
      <w:r w:rsidRPr="0086353E">
        <w:rPr>
          <w:rFonts w:eastAsia="Times New Roman"/>
          <w:b/>
          <w:bCs/>
          <w:color w:val="000000"/>
          <w:sz w:val="20"/>
          <w:szCs w:val="20"/>
        </w:rPr>
        <w:t>La Norma ISO 20000 consta de:</w:t>
      </w:r>
    </w:p>
    <w:p w:rsidRPr="00B8516C" w:rsidR="005C3ACA" w:rsidP="0075352B" w:rsidRDefault="005C3ACA" w14:paraId="1B8AFE4C" w14:textId="56C7F761">
      <w:pPr>
        <w:snapToGrid w:val="0"/>
        <w:ind w:left="4820"/>
        <w:rPr>
          <w:rFonts w:eastAsia="Times New Roman"/>
          <w:sz w:val="20"/>
          <w:szCs w:val="20"/>
        </w:rPr>
      </w:pPr>
    </w:p>
    <w:p w:rsidRPr="0086353E" w:rsidR="005C3ACA" w:rsidP="00BA059C" w:rsidRDefault="005C3ACA" w14:paraId="3E4A58E4" w14:textId="77777777">
      <w:pPr>
        <w:numPr>
          <w:ilvl w:val="0"/>
          <w:numId w:val="4"/>
        </w:numPr>
        <w:snapToGrid w:val="0"/>
        <w:ind w:left="4820"/>
        <w:jc w:val="both"/>
        <w:textAlignment w:val="baseline"/>
        <w:rPr>
          <w:rFonts w:eastAsia="Times New Roman"/>
          <w:color w:val="000000"/>
          <w:sz w:val="20"/>
          <w:szCs w:val="20"/>
        </w:rPr>
      </w:pPr>
      <w:r w:rsidRPr="0086353E">
        <w:rPr>
          <w:rFonts w:eastAsia="Times New Roman"/>
          <w:color w:val="000000"/>
          <w:sz w:val="20"/>
          <w:szCs w:val="20"/>
        </w:rPr>
        <w:t>Trece procesos definidos.</w:t>
      </w:r>
    </w:p>
    <w:p w:rsidRPr="00904AA5" w:rsidR="005C3ACA" w:rsidP="00BA059C" w:rsidRDefault="005C3ACA" w14:paraId="4540EDE8" w14:textId="79A444A9">
      <w:pPr>
        <w:numPr>
          <w:ilvl w:val="0"/>
          <w:numId w:val="4"/>
        </w:numPr>
        <w:snapToGrid w:val="0"/>
        <w:ind w:left="4820"/>
        <w:jc w:val="both"/>
        <w:textAlignment w:val="baseline"/>
        <w:rPr>
          <w:rFonts w:eastAsia="Times New Roman"/>
          <w:color w:val="000000"/>
          <w:sz w:val="20"/>
          <w:szCs w:val="20"/>
        </w:rPr>
      </w:pPr>
      <w:r w:rsidRPr="0086353E">
        <w:rPr>
          <w:rFonts w:eastAsia="Times New Roman"/>
          <w:color w:val="000000"/>
          <w:sz w:val="20"/>
          <w:szCs w:val="20"/>
        </w:rPr>
        <w:t>Un proceso de planificación e implementación de servicios.</w:t>
      </w:r>
    </w:p>
    <w:p w:rsidRPr="00904AA5" w:rsidR="005C3ACA" w:rsidP="00BA059C" w:rsidRDefault="005C3ACA" w14:paraId="66F3B745" w14:textId="77777777">
      <w:pPr>
        <w:numPr>
          <w:ilvl w:val="0"/>
          <w:numId w:val="4"/>
        </w:numPr>
        <w:snapToGrid w:val="0"/>
        <w:ind w:left="4820"/>
        <w:jc w:val="both"/>
        <w:textAlignment w:val="baseline"/>
        <w:rPr>
          <w:rFonts w:eastAsia="Times New Roman"/>
          <w:color w:val="000000"/>
          <w:sz w:val="20"/>
          <w:szCs w:val="20"/>
        </w:rPr>
      </w:pPr>
      <w:r w:rsidRPr="00904AA5">
        <w:rPr>
          <w:rFonts w:eastAsia="Times New Roman"/>
          <w:color w:val="000000"/>
          <w:sz w:val="20"/>
          <w:szCs w:val="20"/>
        </w:rPr>
        <w:t>Requisitos del sistema de gestión.</w:t>
      </w:r>
    </w:p>
    <w:p w:rsidRPr="00904AA5" w:rsidR="005C3ACA" w:rsidP="00BA059C" w:rsidRDefault="005C3ACA" w14:paraId="2ECAB1AD" w14:textId="77777777">
      <w:pPr>
        <w:numPr>
          <w:ilvl w:val="0"/>
          <w:numId w:val="4"/>
        </w:numPr>
        <w:snapToGrid w:val="0"/>
        <w:ind w:left="4820"/>
        <w:jc w:val="both"/>
        <w:textAlignment w:val="baseline"/>
        <w:rPr>
          <w:rFonts w:eastAsia="Times New Roman"/>
          <w:color w:val="000000"/>
          <w:sz w:val="20"/>
          <w:szCs w:val="20"/>
        </w:rPr>
      </w:pPr>
      <w:r w:rsidRPr="00904AA5">
        <w:rPr>
          <w:rFonts w:eastAsia="Times New Roman"/>
          <w:color w:val="000000"/>
          <w:sz w:val="20"/>
          <w:szCs w:val="20"/>
        </w:rPr>
        <w:t>Ciclo de mejora continua (PDCA).</w:t>
      </w:r>
    </w:p>
    <w:p w:rsidRPr="00B8516C" w:rsidR="005C3ACA" w:rsidP="0075352B" w:rsidRDefault="005C3ACA" w14:paraId="310F0AFF" w14:textId="77777777">
      <w:pPr>
        <w:snapToGrid w:val="0"/>
        <w:rPr>
          <w:rFonts w:eastAsia="Times New Roman"/>
          <w:sz w:val="20"/>
          <w:szCs w:val="20"/>
        </w:rPr>
      </w:pPr>
    </w:p>
    <w:p w:rsidR="005C3ACA" w:rsidP="0075352B" w:rsidRDefault="005C3ACA" w14:paraId="0C25BFC4" w14:textId="7C1EC201">
      <w:pPr>
        <w:snapToGrid w:val="0"/>
        <w:jc w:val="both"/>
        <w:rPr>
          <w:rFonts w:eastAsia="Times New Roman"/>
          <w:color w:val="000000"/>
          <w:sz w:val="20"/>
          <w:szCs w:val="20"/>
        </w:rPr>
      </w:pPr>
      <w:r w:rsidRPr="00904AA5">
        <w:rPr>
          <w:rFonts w:eastAsia="Times New Roman"/>
          <w:color w:val="000000"/>
          <w:sz w:val="20"/>
          <w:szCs w:val="20"/>
        </w:rPr>
        <w:lastRenderedPageBreak/>
        <w:t>Pa</w:t>
      </w:r>
      <w:r w:rsidRPr="00904AA5" w:rsidR="00837373">
        <w:rPr>
          <w:rFonts w:eastAsia="Times New Roman"/>
          <w:color w:val="000000"/>
          <w:sz w:val="20"/>
          <w:szCs w:val="20"/>
        </w:rPr>
        <w:t xml:space="preserve">ra la entrega de servicios SLA </w:t>
      </w:r>
      <w:r w:rsidRPr="00904AA5">
        <w:rPr>
          <w:rFonts w:eastAsia="Times New Roman"/>
          <w:color w:val="000000"/>
          <w:sz w:val="20"/>
          <w:szCs w:val="20"/>
        </w:rPr>
        <w:t xml:space="preserve">se debe establecer el proceso de </w:t>
      </w:r>
      <w:r w:rsidRPr="00904AA5" w:rsidR="00467AAE">
        <w:rPr>
          <w:rFonts w:eastAsia="Times New Roman"/>
          <w:color w:val="000000"/>
          <w:sz w:val="20"/>
          <w:szCs w:val="20"/>
        </w:rPr>
        <w:t>gestión del nivel de servicios</w:t>
      </w:r>
      <w:r w:rsidRPr="00904AA5" w:rsidR="00BF6411">
        <w:rPr>
          <w:rFonts w:eastAsia="Times New Roman"/>
          <w:color w:val="000000"/>
          <w:sz w:val="20"/>
          <w:szCs w:val="20"/>
        </w:rPr>
        <w:t>, que son las</w:t>
      </w:r>
      <w:r w:rsidRPr="00904AA5">
        <w:rPr>
          <w:rFonts w:eastAsia="Times New Roman"/>
          <w:color w:val="000000"/>
          <w:sz w:val="20"/>
          <w:szCs w:val="20"/>
        </w:rPr>
        <w:t xml:space="preserve"> actividades que </w:t>
      </w:r>
      <w:r w:rsidRPr="00904AA5" w:rsidR="00BF6411">
        <w:rPr>
          <w:rFonts w:eastAsia="Times New Roman"/>
          <w:color w:val="000000"/>
          <w:sz w:val="20"/>
          <w:szCs w:val="20"/>
        </w:rPr>
        <w:t xml:space="preserve">se </w:t>
      </w:r>
      <w:r w:rsidRPr="00904AA5">
        <w:rPr>
          <w:rFonts w:eastAsia="Times New Roman"/>
          <w:color w:val="000000"/>
          <w:sz w:val="20"/>
          <w:szCs w:val="20"/>
        </w:rPr>
        <w:t>relacionan también con</w:t>
      </w:r>
      <w:r w:rsidRPr="00B8516C" w:rsidR="00BF6411">
        <w:rPr>
          <w:rFonts w:eastAsia="Times New Roman"/>
          <w:sz w:val="20"/>
          <w:szCs w:val="20"/>
        </w:rPr>
        <w:t xml:space="preserve"> el c</w:t>
      </w:r>
      <w:r w:rsidRPr="0086353E">
        <w:rPr>
          <w:rFonts w:eastAsia="Times New Roman"/>
          <w:color w:val="000000"/>
          <w:sz w:val="20"/>
          <w:szCs w:val="20"/>
        </w:rPr>
        <w:t>atálogo de servicios</w:t>
      </w:r>
      <w:r w:rsidRPr="0086353E" w:rsidR="00BF6411">
        <w:rPr>
          <w:rFonts w:eastAsia="Times New Roman"/>
          <w:color w:val="000000"/>
          <w:sz w:val="20"/>
          <w:szCs w:val="20"/>
        </w:rPr>
        <w:t>, el establecimiento de SLA para cada servicio, el m</w:t>
      </w:r>
      <w:r w:rsidRPr="00904AA5">
        <w:rPr>
          <w:rFonts w:eastAsia="Times New Roman"/>
          <w:color w:val="000000"/>
          <w:sz w:val="20"/>
          <w:szCs w:val="20"/>
        </w:rPr>
        <w:t>onitoreo de los niveles de servicio</w:t>
      </w:r>
      <w:r w:rsidRPr="00904AA5" w:rsidR="00BF6411">
        <w:rPr>
          <w:rFonts w:eastAsia="Times New Roman"/>
          <w:color w:val="000000"/>
          <w:sz w:val="20"/>
          <w:szCs w:val="20"/>
        </w:rPr>
        <w:t>, los i</w:t>
      </w:r>
      <w:r w:rsidRPr="00904AA5">
        <w:rPr>
          <w:rFonts w:eastAsia="Times New Roman"/>
          <w:color w:val="000000"/>
          <w:sz w:val="20"/>
          <w:szCs w:val="20"/>
        </w:rPr>
        <w:t>nformes de l</w:t>
      </w:r>
      <w:r w:rsidRPr="00904AA5" w:rsidR="00BF6411">
        <w:rPr>
          <w:rFonts w:eastAsia="Times New Roman"/>
          <w:color w:val="000000"/>
          <w:sz w:val="20"/>
          <w:szCs w:val="20"/>
        </w:rPr>
        <w:t>os resultados y la r</w:t>
      </w:r>
      <w:r w:rsidRPr="00904AA5">
        <w:rPr>
          <w:rFonts w:eastAsia="Times New Roman"/>
          <w:color w:val="000000"/>
          <w:sz w:val="20"/>
          <w:szCs w:val="20"/>
        </w:rPr>
        <w:t xml:space="preserve">evisión de </w:t>
      </w:r>
      <w:r w:rsidR="00467AAE">
        <w:rPr>
          <w:rFonts w:eastAsia="Times New Roman"/>
          <w:color w:val="000000"/>
          <w:sz w:val="20"/>
          <w:szCs w:val="20"/>
        </w:rPr>
        <w:t xml:space="preserve">los </w:t>
      </w:r>
      <w:r w:rsidRPr="00904AA5">
        <w:rPr>
          <w:rFonts w:eastAsia="Times New Roman"/>
          <w:color w:val="000000"/>
          <w:sz w:val="20"/>
          <w:szCs w:val="20"/>
        </w:rPr>
        <w:t>niveles de servicios.</w:t>
      </w:r>
    </w:p>
    <w:p w:rsidRPr="00904AA5" w:rsidR="00820535" w:rsidP="0075352B" w:rsidRDefault="00820535" w14:paraId="5EEAA764" w14:textId="77777777">
      <w:pPr>
        <w:snapToGrid w:val="0"/>
        <w:jc w:val="both"/>
        <w:rPr>
          <w:rFonts w:eastAsia="Times New Roman"/>
          <w:color w:val="000000"/>
          <w:sz w:val="20"/>
          <w:szCs w:val="20"/>
        </w:rPr>
      </w:pPr>
    </w:p>
    <w:p w:rsidRPr="00D668E4" w:rsidR="00B31631" w:rsidP="00BA059C" w:rsidRDefault="00B31631" w14:paraId="0F1B140F" w14:textId="4871CB5C">
      <w:pPr>
        <w:pStyle w:val="Prrafodelista"/>
        <w:numPr>
          <w:ilvl w:val="1"/>
          <w:numId w:val="2"/>
        </w:numPr>
        <w:pBdr>
          <w:top w:val="nil"/>
          <w:left w:val="nil"/>
          <w:bottom w:val="nil"/>
          <w:right w:val="nil"/>
          <w:between w:val="nil"/>
        </w:pBdr>
        <w:snapToGrid w:val="0"/>
        <w:rPr>
          <w:b/>
          <w:i/>
          <w:iCs/>
          <w:color w:val="000000"/>
          <w:sz w:val="20"/>
          <w:szCs w:val="20"/>
        </w:rPr>
      </w:pPr>
      <w:r w:rsidRPr="00D668E4">
        <w:rPr>
          <w:b/>
          <w:color w:val="000000"/>
          <w:sz w:val="20"/>
          <w:szCs w:val="20"/>
        </w:rPr>
        <w:t xml:space="preserve">Análisis de requerimientos de </w:t>
      </w:r>
      <w:r w:rsidRPr="00D668E4">
        <w:rPr>
          <w:b/>
          <w:i/>
          <w:iCs/>
          <w:color w:val="000000"/>
          <w:sz w:val="20"/>
          <w:szCs w:val="20"/>
        </w:rPr>
        <w:t>software</w:t>
      </w:r>
    </w:p>
    <w:p w:rsidRPr="00D668E4" w:rsidR="00D668E4" w:rsidP="00D668E4" w:rsidRDefault="00D668E4" w14:paraId="34660244" w14:textId="77777777">
      <w:pPr>
        <w:pStyle w:val="Prrafodelista"/>
        <w:pBdr>
          <w:top w:val="nil"/>
          <w:left w:val="nil"/>
          <w:bottom w:val="nil"/>
          <w:right w:val="nil"/>
          <w:between w:val="nil"/>
        </w:pBdr>
        <w:snapToGrid w:val="0"/>
        <w:ind w:left="674"/>
        <w:rPr>
          <w:b/>
          <w:color w:val="000000"/>
          <w:sz w:val="20"/>
          <w:szCs w:val="20"/>
        </w:rPr>
      </w:pPr>
    </w:p>
    <w:p w:rsidR="007C6062" w:rsidP="0075352B" w:rsidRDefault="007C6062" w14:paraId="454B401D" w14:textId="1CB52317">
      <w:pPr>
        <w:pBdr>
          <w:top w:val="nil"/>
          <w:left w:val="nil"/>
          <w:bottom w:val="nil"/>
          <w:right w:val="nil"/>
          <w:between w:val="nil"/>
        </w:pBdr>
        <w:snapToGrid w:val="0"/>
        <w:jc w:val="both"/>
        <w:rPr>
          <w:bCs/>
          <w:sz w:val="20"/>
          <w:szCs w:val="20"/>
        </w:rPr>
      </w:pPr>
      <w:r w:rsidRPr="00904AA5">
        <w:rPr>
          <w:bCs/>
          <w:sz w:val="20"/>
          <w:szCs w:val="20"/>
        </w:rPr>
        <w:t xml:space="preserve">Son las condiciones o capacidades que deben tener los sistemas, productos o servicios para lograr satisfacer un contrato, estándar o algunas otras especificaciones o documentos que se hayan establecido formalmente. </w:t>
      </w:r>
    </w:p>
    <w:p w:rsidRPr="00904AA5" w:rsidR="00D668E4" w:rsidP="0075352B" w:rsidRDefault="00D668E4" w14:paraId="6C0FFB53" w14:textId="77777777">
      <w:pPr>
        <w:pBdr>
          <w:top w:val="nil"/>
          <w:left w:val="nil"/>
          <w:bottom w:val="nil"/>
          <w:right w:val="nil"/>
          <w:between w:val="nil"/>
        </w:pBdr>
        <w:snapToGrid w:val="0"/>
        <w:jc w:val="both"/>
        <w:rPr>
          <w:bCs/>
          <w:sz w:val="20"/>
          <w:szCs w:val="20"/>
        </w:rPr>
      </w:pPr>
    </w:p>
    <w:p w:rsidR="007C6062" w:rsidP="0075352B" w:rsidRDefault="007C6062" w14:paraId="61961307" w14:textId="72F4DCC5">
      <w:pPr>
        <w:pBdr>
          <w:top w:val="nil"/>
          <w:left w:val="nil"/>
          <w:bottom w:val="nil"/>
          <w:right w:val="nil"/>
          <w:between w:val="nil"/>
        </w:pBdr>
        <w:snapToGrid w:val="0"/>
        <w:jc w:val="both"/>
        <w:rPr>
          <w:bCs/>
          <w:sz w:val="20"/>
          <w:szCs w:val="20"/>
        </w:rPr>
      </w:pPr>
      <w:r w:rsidRPr="00904AA5">
        <w:rPr>
          <w:bCs/>
          <w:sz w:val="20"/>
          <w:szCs w:val="20"/>
        </w:rPr>
        <w:t xml:space="preserve">Los requerimientos no indican el diseño que debe tener el producto, </w:t>
      </w:r>
      <w:r w:rsidRPr="00904AA5" w:rsidR="00BF6411">
        <w:rPr>
          <w:bCs/>
          <w:sz w:val="20"/>
          <w:szCs w:val="20"/>
        </w:rPr>
        <w:t xml:space="preserve">sino </w:t>
      </w:r>
      <w:r w:rsidRPr="00904AA5">
        <w:rPr>
          <w:bCs/>
          <w:sz w:val="20"/>
          <w:szCs w:val="20"/>
        </w:rPr>
        <w:t xml:space="preserve">las funciones y </w:t>
      </w:r>
      <w:r w:rsidR="00091429">
        <w:rPr>
          <w:bCs/>
          <w:sz w:val="20"/>
          <w:szCs w:val="20"/>
        </w:rPr>
        <w:t xml:space="preserve">los </w:t>
      </w:r>
      <w:r w:rsidRPr="00904AA5">
        <w:rPr>
          <w:bCs/>
          <w:sz w:val="20"/>
          <w:szCs w:val="20"/>
        </w:rPr>
        <w:t xml:space="preserve">contenidos que se espera que tenga y la manera </w:t>
      </w:r>
      <w:r w:rsidRPr="00904AA5" w:rsidR="00BF6411">
        <w:rPr>
          <w:bCs/>
          <w:sz w:val="20"/>
          <w:szCs w:val="20"/>
        </w:rPr>
        <w:t>en la que</w:t>
      </w:r>
      <w:r w:rsidRPr="00904AA5">
        <w:rPr>
          <w:bCs/>
          <w:sz w:val="20"/>
          <w:szCs w:val="20"/>
        </w:rPr>
        <w:t xml:space="preserve"> los usuarios interactuar</w:t>
      </w:r>
      <w:r w:rsidR="00DF725C">
        <w:rPr>
          <w:bCs/>
          <w:sz w:val="20"/>
          <w:szCs w:val="20"/>
        </w:rPr>
        <w:t>á</w:t>
      </w:r>
      <w:r w:rsidRPr="00904AA5">
        <w:rPr>
          <w:bCs/>
          <w:sz w:val="20"/>
          <w:szCs w:val="20"/>
        </w:rPr>
        <w:t>n con</w:t>
      </w:r>
      <w:r w:rsidRPr="00904AA5" w:rsidR="00BF6411">
        <w:rPr>
          <w:bCs/>
          <w:sz w:val="20"/>
          <w:szCs w:val="20"/>
        </w:rPr>
        <w:t xml:space="preserve"> </w:t>
      </w:r>
      <w:r w:rsidR="00091429">
        <w:rPr>
          <w:bCs/>
          <w:sz w:val="20"/>
          <w:szCs w:val="20"/>
        </w:rPr>
        <w:t>este</w:t>
      </w:r>
      <w:r w:rsidRPr="00904AA5">
        <w:rPr>
          <w:bCs/>
          <w:sz w:val="20"/>
          <w:szCs w:val="20"/>
        </w:rPr>
        <w:t xml:space="preserve">. Del mismo modo, los requerimientos varían con el tiempo, puesto que con la puesta en marcha del producto se podrán expresar nuevos requerimientos, diferentes o complementarios a los </w:t>
      </w:r>
      <w:commentRangeStart w:id="83"/>
      <w:r w:rsidRPr="00904AA5">
        <w:rPr>
          <w:bCs/>
          <w:sz w:val="20"/>
          <w:szCs w:val="20"/>
        </w:rPr>
        <w:t>iniciales</w:t>
      </w:r>
      <w:r w:rsidRPr="00904AA5" w:rsidR="00BF6411">
        <w:rPr>
          <w:bCs/>
          <w:sz w:val="20"/>
          <w:szCs w:val="20"/>
        </w:rPr>
        <w:t>.</w:t>
      </w:r>
      <w:commentRangeEnd w:id="83"/>
      <w:r w:rsidRPr="00B8516C" w:rsidR="00E51A9C">
        <w:rPr>
          <w:rStyle w:val="Refdecomentario"/>
          <w:sz w:val="20"/>
          <w:szCs w:val="20"/>
        </w:rPr>
        <w:commentReference w:id="83"/>
      </w:r>
    </w:p>
    <w:p w:rsidRPr="0086353E" w:rsidR="00D668E4" w:rsidP="0075352B" w:rsidRDefault="00D668E4" w14:paraId="36C678AA" w14:textId="77777777">
      <w:pPr>
        <w:pBdr>
          <w:top w:val="nil"/>
          <w:left w:val="nil"/>
          <w:bottom w:val="nil"/>
          <w:right w:val="nil"/>
          <w:between w:val="nil"/>
        </w:pBdr>
        <w:snapToGrid w:val="0"/>
        <w:jc w:val="both"/>
        <w:rPr>
          <w:bCs/>
          <w:sz w:val="20"/>
          <w:szCs w:val="20"/>
        </w:rPr>
      </w:pPr>
    </w:p>
    <w:p w:rsidRPr="0086353E" w:rsidR="00373CCB" w:rsidP="0075352B" w:rsidRDefault="00A8647E" w14:paraId="5D9354A6" w14:textId="166F2057">
      <w:pPr>
        <w:pBdr>
          <w:top w:val="nil"/>
          <w:left w:val="nil"/>
          <w:bottom w:val="nil"/>
          <w:right w:val="nil"/>
          <w:between w:val="nil"/>
        </w:pBdr>
        <w:snapToGrid w:val="0"/>
        <w:jc w:val="center"/>
        <w:rPr>
          <w:bCs/>
          <w:sz w:val="20"/>
          <w:szCs w:val="20"/>
        </w:rPr>
      </w:pPr>
      <w:r w:rsidRPr="0086353E">
        <w:rPr>
          <w:bCs/>
          <w:noProof/>
          <w:sz w:val="20"/>
          <w:szCs w:val="20"/>
        </w:rPr>
        <mc:AlternateContent>
          <mc:Choice Requires="wps">
            <w:drawing>
              <wp:inline distT="0" distB="0" distL="0" distR="0" wp14:anchorId="44C501CD" wp14:editId="2D1FF6C6">
                <wp:extent cx="5715000" cy="666750"/>
                <wp:effectExtent l="57150" t="38100" r="57150" b="76200"/>
                <wp:docPr id="60" name="Rectángulo redondeado 60"/>
                <wp:cNvGraphicFramePr/>
                <a:graphic xmlns:a="http://schemas.openxmlformats.org/drawingml/2006/main">
                  <a:graphicData uri="http://schemas.microsoft.com/office/word/2010/wordprocessingShape">
                    <wps:wsp>
                      <wps:cNvSpPr/>
                      <wps:spPr>
                        <a:xfrm>
                          <a:off x="0" y="0"/>
                          <a:ext cx="5715000" cy="666750"/>
                        </a:xfrm>
                        <a:prstGeom prst="roundRect">
                          <a:avLst/>
                        </a:prstGeom>
                        <a:solidFill>
                          <a:schemeClr val="accent3">
                            <a:lumMod val="60000"/>
                            <a:lumOff val="40000"/>
                          </a:schemeClr>
                        </a:solidFill>
                        <a:ln>
                          <a:noFill/>
                        </a:ln>
                      </wps:spPr>
                      <wps:style>
                        <a:lnRef idx="1">
                          <a:schemeClr val="accent6"/>
                        </a:lnRef>
                        <a:fillRef idx="2">
                          <a:schemeClr val="accent6"/>
                        </a:fillRef>
                        <a:effectRef idx="1">
                          <a:schemeClr val="accent6"/>
                        </a:effectRef>
                        <a:fontRef idx="minor">
                          <a:schemeClr val="dk1"/>
                        </a:fontRef>
                      </wps:style>
                      <wps:txbx>
                        <w:txbxContent>
                          <w:p w:rsidRPr="00904AA5" w:rsidR="002316A1" w:rsidP="00673628" w:rsidRDefault="002316A1" w14:paraId="0448C873" w14:textId="77777777">
                            <w:pPr>
                              <w:pBdr>
                                <w:top w:val="nil"/>
                                <w:left w:val="nil"/>
                                <w:bottom w:val="nil"/>
                                <w:right w:val="nil"/>
                                <w:between w:val="nil"/>
                              </w:pBdr>
                              <w:snapToGrid w:val="0"/>
                              <w:spacing w:after="120"/>
                              <w:jc w:val="both"/>
                              <w:rPr>
                                <w:bCs/>
                                <w:sz w:val="20"/>
                                <w:szCs w:val="20"/>
                              </w:rPr>
                            </w:pPr>
                            <w:r w:rsidRPr="0086353E">
                              <w:rPr>
                                <w:bCs/>
                                <w:sz w:val="20"/>
                                <w:szCs w:val="20"/>
                              </w:rPr>
                              <w:t xml:space="preserve">Los requerimientos son las condiciones o capacidades que debe conservar un sistema, </w:t>
                            </w:r>
                            <w:r w:rsidRPr="00904AA5">
                              <w:rPr>
                                <w:bCs/>
                                <w:sz w:val="20"/>
                                <w:szCs w:val="20"/>
                              </w:rPr>
                              <w:t xml:space="preserve">un producto, un servicio o un componente para satisfacer las necesidades mediante un contrato, cumpliendo con estándares, especificaciones y demás documentos de manera formal. </w:t>
                            </w:r>
                          </w:p>
                          <w:p w:rsidRPr="00D668E4" w:rsidR="002316A1" w:rsidP="00D668E4" w:rsidRDefault="002316A1" w14:paraId="6B20E7AC" w14:textId="3229AFC4">
                            <w:pPr>
                              <w:jc w:val="center"/>
                              <w:rPr>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ángulo redondeado 60" style="width:450pt;height:52.5pt;visibility:visible;mso-wrap-style:square;mso-left-percent:-10001;mso-top-percent:-10001;mso-position-horizontal:absolute;mso-position-horizontal-relative:char;mso-position-vertical:absolute;mso-position-vertical-relative:line;mso-left-percent:-10001;mso-top-percent:-10001;v-text-anchor:middle" o:spid="_x0000_s1037" fillcolor="#c2d69b [1942]" stroked="f" arcsize="10923f" w14:anchorId="44C501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">
                <v:shadow on="t" color="black" opacity="24903f" offset="0,.55556mm" origin=",.5"/>
                <v:textbox>
                  <w:txbxContent>
                    <w:p w:rsidRPr="00904AA5" w:rsidR="002316A1" w:rsidP="00673628" w:rsidRDefault="002316A1" w14:paraId="0448C873" w14:textId="77777777">
                      <w:pPr>
                        <w:pBdr>
                          <w:top w:val="nil"/>
                          <w:left w:val="nil"/>
                          <w:bottom w:val="nil"/>
                          <w:right w:val="nil"/>
                          <w:between w:val="nil"/>
                        </w:pBdr>
                        <w:snapToGrid w:val="0"/>
                        <w:spacing w:after="120"/>
                        <w:jc w:val="both"/>
                        <w:rPr>
                          <w:bCs/>
                          <w:sz w:val="20"/>
                          <w:szCs w:val="20"/>
                        </w:rPr>
                      </w:pPr>
                      <w:r w:rsidRPr="0086353E">
                        <w:rPr>
                          <w:bCs/>
                          <w:sz w:val="20"/>
                          <w:szCs w:val="20"/>
                        </w:rPr>
                        <w:t xml:space="preserve">Los requerimientos son las condiciones o capacidades que debe conservar un sistema, </w:t>
                      </w:r>
                      <w:r w:rsidRPr="00904AA5">
                        <w:rPr>
                          <w:bCs/>
                          <w:sz w:val="20"/>
                          <w:szCs w:val="20"/>
                        </w:rPr>
                        <w:t xml:space="preserve">un producto, un servicio o un componente para satisfacer las necesidades mediante un contrato, cumpliendo con estándares, especificaciones y demás documentos de manera formal. </w:t>
                      </w:r>
                    </w:p>
                    <w:p w:rsidRPr="00D668E4" w:rsidR="002316A1" w:rsidP="00D668E4" w:rsidRDefault="002316A1" w14:paraId="6B20E7AC" w14:textId="3229AFC4">
                      <w:pPr>
                        <w:jc w:val="center"/>
                        <w:rPr>
                          <w:lang w:val="es-MX"/>
                        </w:rPr>
                      </w:pPr>
                    </w:p>
                  </w:txbxContent>
                </v:textbox>
                <w10:anchorlock/>
              </v:roundrect>
            </w:pict>
          </mc:Fallback>
        </mc:AlternateContent>
      </w:r>
    </w:p>
    <w:p w:rsidR="00D668E4" w:rsidP="0075352B" w:rsidRDefault="00D668E4" w14:paraId="561ACEF5" w14:textId="77777777">
      <w:pPr>
        <w:pBdr>
          <w:top w:val="nil"/>
          <w:left w:val="nil"/>
          <w:bottom w:val="nil"/>
          <w:right w:val="nil"/>
          <w:between w:val="nil"/>
        </w:pBdr>
        <w:snapToGrid w:val="0"/>
        <w:jc w:val="both"/>
        <w:rPr>
          <w:bCs/>
          <w:color w:val="000000"/>
          <w:sz w:val="20"/>
          <w:szCs w:val="20"/>
        </w:rPr>
      </w:pPr>
    </w:p>
    <w:p w:rsidR="003C3720" w:rsidP="0075352B" w:rsidRDefault="00D668E4" w14:paraId="558A5D2E" w14:textId="1C0D0E3B">
      <w:pPr>
        <w:pBdr>
          <w:top w:val="nil"/>
          <w:left w:val="nil"/>
          <w:bottom w:val="nil"/>
          <w:right w:val="nil"/>
          <w:between w:val="nil"/>
        </w:pBdr>
        <w:snapToGrid w:val="0"/>
        <w:jc w:val="both"/>
        <w:rPr>
          <w:bCs/>
          <w:color w:val="000000"/>
          <w:sz w:val="20"/>
          <w:szCs w:val="20"/>
        </w:rPr>
      </w:pPr>
      <w:r>
        <w:rPr>
          <w:bCs/>
          <w:color w:val="000000"/>
          <w:sz w:val="20"/>
          <w:szCs w:val="20"/>
        </w:rPr>
        <w:t>Una vez finalizado los procesos anteriores</w:t>
      </w:r>
      <w:r w:rsidRPr="0086353E" w:rsidR="00E7166F">
        <w:rPr>
          <w:bCs/>
          <w:color w:val="000000"/>
          <w:sz w:val="20"/>
          <w:szCs w:val="20"/>
        </w:rPr>
        <w:t xml:space="preserve">, </w:t>
      </w:r>
      <w:r>
        <w:rPr>
          <w:bCs/>
          <w:color w:val="000000"/>
          <w:sz w:val="20"/>
          <w:szCs w:val="20"/>
        </w:rPr>
        <w:t xml:space="preserve">se </w:t>
      </w:r>
      <w:r w:rsidRPr="0086353E" w:rsidR="00E7166F">
        <w:rPr>
          <w:bCs/>
          <w:color w:val="000000"/>
          <w:sz w:val="20"/>
          <w:szCs w:val="20"/>
        </w:rPr>
        <w:t>p</w:t>
      </w:r>
      <w:r w:rsidR="00544973">
        <w:rPr>
          <w:bCs/>
          <w:color w:val="000000"/>
          <w:sz w:val="20"/>
          <w:szCs w:val="20"/>
        </w:rPr>
        <w:t>uede</w:t>
      </w:r>
      <w:r w:rsidRPr="0086353E" w:rsidR="00E7166F">
        <w:rPr>
          <w:bCs/>
          <w:color w:val="000000"/>
          <w:sz w:val="20"/>
          <w:szCs w:val="20"/>
        </w:rPr>
        <w:t xml:space="preserve"> analizar las </w:t>
      </w:r>
      <w:r w:rsidRPr="0086353E" w:rsidR="00E7166F">
        <w:rPr>
          <w:b/>
          <w:bCs/>
          <w:color w:val="000000"/>
          <w:sz w:val="20"/>
          <w:szCs w:val="20"/>
        </w:rPr>
        <w:t>características que deben tener los requerimientos</w:t>
      </w:r>
      <w:r w:rsidRPr="00904AA5" w:rsidR="00E7166F">
        <w:rPr>
          <w:bCs/>
          <w:color w:val="000000"/>
          <w:sz w:val="20"/>
          <w:szCs w:val="20"/>
        </w:rPr>
        <w:t>, en este sentido</w:t>
      </w:r>
      <w:r w:rsidR="00DF725C">
        <w:rPr>
          <w:bCs/>
          <w:color w:val="000000"/>
          <w:sz w:val="20"/>
          <w:szCs w:val="20"/>
        </w:rPr>
        <w:t>,</w:t>
      </w:r>
      <w:r w:rsidRPr="00904AA5" w:rsidR="00E7166F">
        <w:rPr>
          <w:bCs/>
          <w:color w:val="000000"/>
          <w:sz w:val="20"/>
          <w:szCs w:val="20"/>
        </w:rPr>
        <w:t xml:space="preserve"> se indica que según el</w:t>
      </w:r>
      <w:r w:rsidRPr="00904AA5" w:rsidR="003C3720">
        <w:rPr>
          <w:bCs/>
          <w:color w:val="000000"/>
          <w:sz w:val="20"/>
          <w:szCs w:val="20"/>
        </w:rPr>
        <w:t xml:space="preserve"> tipo de necesidad</w:t>
      </w:r>
      <w:r w:rsidRPr="00904AA5" w:rsidR="00E7166F">
        <w:rPr>
          <w:bCs/>
          <w:color w:val="000000"/>
          <w:sz w:val="20"/>
          <w:szCs w:val="20"/>
        </w:rPr>
        <w:t xml:space="preserve"> será el</w:t>
      </w:r>
      <w:r w:rsidRPr="00904AA5" w:rsidR="003C3720">
        <w:rPr>
          <w:bCs/>
          <w:color w:val="000000"/>
          <w:sz w:val="20"/>
          <w:szCs w:val="20"/>
        </w:rPr>
        <w:t xml:space="preserve"> analista de</w:t>
      </w:r>
      <w:r w:rsidRPr="00904AA5" w:rsidR="00E7166F">
        <w:rPr>
          <w:bCs/>
          <w:color w:val="000000"/>
          <w:sz w:val="20"/>
          <w:szCs w:val="20"/>
        </w:rPr>
        <w:t>l</w:t>
      </w:r>
      <w:r w:rsidRPr="00904AA5" w:rsidR="003C3720">
        <w:rPr>
          <w:bCs/>
          <w:color w:val="000000"/>
          <w:sz w:val="20"/>
          <w:szCs w:val="20"/>
        </w:rPr>
        <w:t xml:space="preserve"> negocio</w:t>
      </w:r>
      <w:r w:rsidR="000330EB">
        <w:rPr>
          <w:bCs/>
          <w:color w:val="000000"/>
          <w:sz w:val="20"/>
          <w:szCs w:val="20"/>
        </w:rPr>
        <w:t>,</w:t>
      </w:r>
      <w:r w:rsidRPr="00904AA5" w:rsidR="003C3720">
        <w:rPr>
          <w:bCs/>
          <w:color w:val="000000"/>
          <w:sz w:val="20"/>
          <w:szCs w:val="20"/>
        </w:rPr>
        <w:t xml:space="preserve"> </w:t>
      </w:r>
      <w:r w:rsidRPr="00904AA5" w:rsidR="00E7166F">
        <w:rPr>
          <w:bCs/>
          <w:color w:val="000000"/>
          <w:sz w:val="20"/>
          <w:szCs w:val="20"/>
        </w:rPr>
        <w:t xml:space="preserve">quien decida </w:t>
      </w:r>
      <w:r w:rsidRPr="00904AA5" w:rsidR="003C3720">
        <w:rPr>
          <w:bCs/>
          <w:color w:val="000000"/>
          <w:sz w:val="20"/>
          <w:szCs w:val="20"/>
        </w:rPr>
        <w:t>cuál será el detalle</w:t>
      </w:r>
      <w:r w:rsidRPr="00904AA5" w:rsidR="00E7166F">
        <w:rPr>
          <w:bCs/>
          <w:color w:val="000000"/>
          <w:sz w:val="20"/>
          <w:szCs w:val="20"/>
        </w:rPr>
        <w:t xml:space="preserve"> exigido para</w:t>
      </w:r>
      <w:r w:rsidRPr="00904AA5" w:rsidR="003C3720">
        <w:rPr>
          <w:bCs/>
          <w:color w:val="000000"/>
          <w:sz w:val="20"/>
          <w:szCs w:val="20"/>
        </w:rPr>
        <w:t xml:space="preserve"> cada nivel</w:t>
      </w:r>
      <w:r w:rsidRPr="00904AA5" w:rsidR="00E7166F">
        <w:rPr>
          <w:bCs/>
          <w:color w:val="000000"/>
          <w:sz w:val="20"/>
          <w:szCs w:val="20"/>
        </w:rPr>
        <w:t xml:space="preserve">; </w:t>
      </w:r>
      <w:r w:rsidRPr="00904AA5" w:rsidR="003C3720">
        <w:rPr>
          <w:bCs/>
          <w:color w:val="000000"/>
          <w:sz w:val="20"/>
          <w:szCs w:val="20"/>
        </w:rPr>
        <w:t xml:space="preserve">aunque </w:t>
      </w:r>
      <w:r w:rsidRPr="00904AA5" w:rsidR="00E7166F">
        <w:rPr>
          <w:bCs/>
          <w:color w:val="000000"/>
          <w:sz w:val="20"/>
          <w:szCs w:val="20"/>
        </w:rPr>
        <w:t xml:space="preserve">en </w:t>
      </w:r>
      <w:r w:rsidRPr="00904AA5" w:rsidR="003C3720">
        <w:rPr>
          <w:bCs/>
          <w:color w:val="000000"/>
          <w:sz w:val="20"/>
          <w:szCs w:val="20"/>
        </w:rPr>
        <w:t xml:space="preserve">algunos casos </w:t>
      </w:r>
      <w:r w:rsidRPr="00904AA5" w:rsidR="00E7166F">
        <w:rPr>
          <w:bCs/>
          <w:color w:val="000000"/>
          <w:sz w:val="20"/>
          <w:szCs w:val="20"/>
        </w:rPr>
        <w:t>se recomienda que se realicen la mayor cantidad de especificaciones</w:t>
      </w:r>
      <w:r w:rsidR="000330EB">
        <w:rPr>
          <w:bCs/>
          <w:color w:val="000000"/>
          <w:sz w:val="20"/>
          <w:szCs w:val="20"/>
        </w:rPr>
        <w:t>,</w:t>
      </w:r>
      <w:r w:rsidRPr="00904AA5" w:rsidR="00E7166F">
        <w:rPr>
          <w:bCs/>
          <w:color w:val="000000"/>
          <w:sz w:val="20"/>
          <w:szCs w:val="20"/>
        </w:rPr>
        <w:t xml:space="preserve"> </w:t>
      </w:r>
      <w:r w:rsidRPr="00904AA5" w:rsidR="003C3720">
        <w:rPr>
          <w:bCs/>
          <w:color w:val="000000"/>
          <w:sz w:val="20"/>
          <w:szCs w:val="20"/>
        </w:rPr>
        <w:t xml:space="preserve">con </w:t>
      </w:r>
      <w:r w:rsidRPr="00904AA5" w:rsidR="00E7166F">
        <w:rPr>
          <w:bCs/>
          <w:color w:val="000000"/>
          <w:sz w:val="20"/>
          <w:szCs w:val="20"/>
        </w:rPr>
        <w:t>el fin de lograr mayor</w:t>
      </w:r>
      <w:r w:rsidRPr="00904AA5" w:rsidR="003C3720">
        <w:rPr>
          <w:bCs/>
          <w:color w:val="000000"/>
          <w:sz w:val="20"/>
          <w:szCs w:val="20"/>
        </w:rPr>
        <w:t xml:space="preserve"> precisión </w:t>
      </w:r>
      <w:r w:rsidRPr="00904AA5" w:rsidR="00E7166F">
        <w:rPr>
          <w:bCs/>
          <w:color w:val="000000"/>
          <w:sz w:val="20"/>
          <w:szCs w:val="20"/>
        </w:rPr>
        <w:t xml:space="preserve">en </w:t>
      </w:r>
      <w:r w:rsidRPr="00904AA5" w:rsidR="003C3720">
        <w:rPr>
          <w:bCs/>
          <w:color w:val="000000"/>
          <w:sz w:val="20"/>
          <w:szCs w:val="20"/>
        </w:rPr>
        <w:t>algunos requerimientos</w:t>
      </w:r>
      <w:r w:rsidRPr="00904AA5" w:rsidR="00E7166F">
        <w:rPr>
          <w:bCs/>
          <w:color w:val="000000"/>
          <w:sz w:val="20"/>
          <w:szCs w:val="20"/>
        </w:rPr>
        <w:t xml:space="preserve"> teniendo en cuenta e</w:t>
      </w:r>
      <w:r w:rsidRPr="00904AA5" w:rsidR="003C3720">
        <w:rPr>
          <w:bCs/>
          <w:color w:val="000000"/>
          <w:sz w:val="20"/>
          <w:szCs w:val="20"/>
        </w:rPr>
        <w:t>l nivel de las necesidades.</w:t>
      </w:r>
    </w:p>
    <w:p w:rsidRPr="00904AA5" w:rsidR="00D668E4" w:rsidP="0075352B" w:rsidRDefault="00D668E4" w14:paraId="3BE7A27C" w14:textId="77777777">
      <w:pPr>
        <w:pBdr>
          <w:top w:val="nil"/>
          <w:left w:val="nil"/>
          <w:bottom w:val="nil"/>
          <w:right w:val="nil"/>
          <w:between w:val="nil"/>
        </w:pBdr>
        <w:snapToGrid w:val="0"/>
        <w:jc w:val="both"/>
        <w:rPr>
          <w:bCs/>
          <w:color w:val="000000"/>
          <w:sz w:val="20"/>
          <w:szCs w:val="20"/>
        </w:rPr>
      </w:pPr>
    </w:p>
    <w:p w:rsidR="00291D4A" w:rsidP="0075352B" w:rsidRDefault="00E7166F" w14:paraId="19646BFA" w14:textId="6AB2C761">
      <w:pPr>
        <w:pBdr>
          <w:top w:val="nil"/>
          <w:left w:val="nil"/>
          <w:bottom w:val="nil"/>
          <w:right w:val="nil"/>
          <w:between w:val="nil"/>
        </w:pBdr>
        <w:snapToGrid w:val="0"/>
        <w:jc w:val="both"/>
        <w:rPr>
          <w:bCs/>
          <w:color w:val="000000"/>
          <w:sz w:val="20"/>
          <w:szCs w:val="20"/>
        </w:rPr>
      </w:pPr>
      <w:r w:rsidRPr="00904AA5">
        <w:rPr>
          <w:bCs/>
          <w:color w:val="000000"/>
          <w:sz w:val="20"/>
          <w:szCs w:val="20"/>
        </w:rPr>
        <w:t>Entonces, ¿cuáles son los criterios o características que se deben considerar al establecer los requerimientos?</w:t>
      </w:r>
    </w:p>
    <w:p w:rsidRPr="0086353E" w:rsidR="00EF51E5" w:rsidP="0075352B" w:rsidRDefault="00D668E4" w14:paraId="6797C29B" w14:textId="60C874B5">
      <w:pPr>
        <w:pBdr>
          <w:top w:val="nil"/>
          <w:left w:val="nil"/>
          <w:bottom w:val="nil"/>
          <w:right w:val="nil"/>
          <w:between w:val="nil"/>
        </w:pBdr>
        <w:snapToGrid w:val="0"/>
        <w:jc w:val="both"/>
        <w:rPr>
          <w:bCs/>
          <w:color w:val="000000"/>
          <w:sz w:val="20"/>
          <w:szCs w:val="20"/>
        </w:rPr>
      </w:pPr>
      <w:r w:rsidRPr="0086353E">
        <w:rPr>
          <w:b/>
          <w:noProof/>
          <w:sz w:val="20"/>
          <w:szCs w:val="20"/>
        </w:rPr>
        <mc:AlternateContent>
          <mc:Choice Requires="wps">
            <w:drawing>
              <wp:anchor distT="0" distB="0" distL="114300" distR="114300" simplePos="0" relativeHeight="251833344" behindDoc="0" locked="0" layoutInCell="1" allowOverlap="1" wp14:anchorId="223CC12C" wp14:editId="03A428A9">
                <wp:simplePos x="0" y="0"/>
                <wp:positionH relativeFrom="column">
                  <wp:posOffset>3810</wp:posOffset>
                </wp:positionH>
                <wp:positionV relativeFrom="paragraph">
                  <wp:posOffset>151765</wp:posOffset>
                </wp:positionV>
                <wp:extent cx="6334125" cy="590550"/>
                <wp:effectExtent l="57150" t="19050" r="85725" b="95250"/>
                <wp:wrapNone/>
                <wp:docPr id="68" name="Rectángulo 68"/>
                <wp:cNvGraphicFramePr/>
                <a:graphic xmlns:a="http://schemas.openxmlformats.org/drawingml/2006/main">
                  <a:graphicData uri="http://schemas.microsoft.com/office/word/2010/wordprocessingShape">
                    <wps:wsp>
                      <wps:cNvSpPr/>
                      <wps:spPr>
                        <a:xfrm>
                          <a:off x="0" y="0"/>
                          <a:ext cx="6334125" cy="59055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002316A1" w:rsidP="002975F3" w:rsidRDefault="002316A1" w14:paraId="27BDED14" w14:textId="1F8208B9">
                            <w:pPr>
                              <w:jc w:val="center"/>
                              <w:rPr>
                                <w:lang w:val="es-MX"/>
                              </w:rPr>
                            </w:pPr>
                            <w:r>
                              <w:rPr>
                                <w:lang w:val="es-MX"/>
                              </w:rPr>
                              <w:t>Acordeón</w:t>
                            </w:r>
                          </w:p>
                          <w:p w:rsidRPr="002975F3" w:rsidR="002316A1" w:rsidP="002975F3" w:rsidRDefault="002316A1" w14:paraId="3C3CF33B" w14:textId="07D4EC4C">
                            <w:pPr>
                              <w:jc w:val="center"/>
                              <w:rPr>
                                <w:lang w:val="es-MX"/>
                              </w:rPr>
                            </w:pPr>
                            <w:r>
                              <w:rPr>
                                <w:lang w:val="es-MX"/>
                              </w:rPr>
                              <w:t>CF07_</w:t>
                            </w:r>
                            <w:ins w:author="Humberto Arias Diaz" w:date="2023-10-03T20:56:00Z" w:id="84">
                              <w:r>
                                <w:rPr>
                                  <w:lang w:val="es-MX"/>
                                </w:rPr>
                                <w:t>1.</w:t>
                              </w:r>
                            </w:ins>
                            <w:r>
                              <w:rPr>
                                <w:lang w:val="es-MX"/>
                              </w:rPr>
                              <w:t xml:space="preserve">2 </w:t>
                            </w:r>
                            <w:ins w:author="Humberto Arias Diaz" w:date="2023-10-03T20:57:00Z" w:id="85">
                              <w:r>
                                <w:rPr>
                                  <w:lang w:val="es-MX"/>
                                </w:rPr>
                                <w:t>_a</w:t>
                              </w:r>
                            </w:ins>
                            <w:r>
                              <w:rPr>
                                <w:lang w:val="es-MX"/>
                              </w:rPr>
                              <w:t>_Características de los requerimientos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8" style="position:absolute;left:0;text-align:left;margin-left:.3pt;margin-top:11.95pt;width:498.75pt;height:4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8" fillcolor="#39a900" strokecolor="#4579b8 [3044]" w14:anchorId="223CC1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">
                <v:shadow on="t" color="black" opacity="22937f" offset="0,.63889mm" origin=",.5"/>
                <v:textbox>
                  <w:txbxContent>
                    <w:p w:rsidR="002316A1" w:rsidP="002975F3" w:rsidRDefault="002316A1" w14:paraId="27BDED14" w14:textId="1F8208B9">
                      <w:pPr>
                        <w:jc w:val="center"/>
                        <w:rPr>
                          <w:lang w:val="es-MX"/>
                        </w:rPr>
                      </w:pPr>
                      <w:r>
                        <w:rPr>
                          <w:lang w:val="es-MX"/>
                        </w:rPr>
                        <w:t>Acordeón</w:t>
                      </w:r>
                    </w:p>
                    <w:p w:rsidRPr="002975F3" w:rsidR="002316A1" w:rsidP="002975F3" w:rsidRDefault="002316A1" w14:paraId="3C3CF33B" w14:textId="07D4EC4C">
                      <w:pPr>
                        <w:jc w:val="center"/>
                        <w:rPr>
                          <w:lang w:val="es-MX"/>
                        </w:rPr>
                      </w:pPr>
                      <w:r>
                        <w:rPr>
                          <w:lang w:val="es-MX"/>
                        </w:rPr>
                        <w:t>CF07_</w:t>
                      </w:r>
                      <w:ins w:author="Humberto Arias Diaz" w:date="2023-10-03T20:56:00Z" w:id="86">
                        <w:r>
                          <w:rPr>
                            <w:lang w:val="es-MX"/>
                          </w:rPr>
                          <w:t>1.</w:t>
                        </w:r>
                      </w:ins>
                      <w:r>
                        <w:rPr>
                          <w:lang w:val="es-MX"/>
                        </w:rPr>
                        <w:t xml:space="preserve">2 </w:t>
                      </w:r>
                      <w:ins w:author="Humberto Arias Diaz" w:date="2023-10-03T20:57:00Z" w:id="87">
                        <w:r>
                          <w:rPr>
                            <w:lang w:val="es-MX"/>
                          </w:rPr>
                          <w:t>_a</w:t>
                        </w:r>
                      </w:ins>
                      <w:r>
                        <w:rPr>
                          <w:lang w:val="es-MX"/>
                        </w:rPr>
                        <w:t>_Características de los requerimientos</w:t>
                      </w:r>
                    </w:p>
                  </w:txbxContent>
                </v:textbox>
              </v:rect>
            </w:pict>
          </mc:Fallback>
        </mc:AlternateContent>
      </w:r>
    </w:p>
    <w:p w:rsidRPr="0086353E" w:rsidR="00BF6411" w:rsidP="0075352B" w:rsidRDefault="00BF6411" w14:paraId="6BD34ECF" w14:textId="13BD5091">
      <w:pPr>
        <w:pBdr>
          <w:top w:val="nil"/>
          <w:left w:val="nil"/>
          <w:bottom w:val="nil"/>
          <w:right w:val="nil"/>
          <w:between w:val="nil"/>
        </w:pBdr>
        <w:snapToGrid w:val="0"/>
        <w:jc w:val="both"/>
        <w:rPr>
          <w:bCs/>
          <w:color w:val="000000"/>
          <w:sz w:val="20"/>
          <w:szCs w:val="20"/>
        </w:rPr>
      </w:pPr>
    </w:p>
    <w:p w:rsidRPr="0086353E" w:rsidR="00BF6411" w:rsidP="0075352B" w:rsidRDefault="00BF6411" w14:paraId="5DCC565F" w14:textId="3533D81E">
      <w:pPr>
        <w:pBdr>
          <w:top w:val="nil"/>
          <w:left w:val="nil"/>
          <w:bottom w:val="nil"/>
          <w:right w:val="nil"/>
          <w:between w:val="nil"/>
        </w:pBdr>
        <w:snapToGrid w:val="0"/>
        <w:jc w:val="both"/>
        <w:rPr>
          <w:bCs/>
          <w:color w:val="000000"/>
          <w:sz w:val="20"/>
          <w:szCs w:val="20"/>
        </w:rPr>
      </w:pPr>
    </w:p>
    <w:p w:rsidR="00BF6411" w:rsidP="0075352B" w:rsidRDefault="00BF6411" w14:paraId="2602DCC6" w14:textId="4A3B095A">
      <w:pPr>
        <w:pBdr>
          <w:top w:val="nil"/>
          <w:left w:val="nil"/>
          <w:bottom w:val="nil"/>
          <w:right w:val="nil"/>
          <w:between w:val="nil"/>
        </w:pBdr>
        <w:snapToGrid w:val="0"/>
        <w:jc w:val="both"/>
        <w:rPr>
          <w:bCs/>
          <w:color w:val="000000"/>
          <w:sz w:val="20"/>
          <w:szCs w:val="20"/>
        </w:rPr>
      </w:pPr>
    </w:p>
    <w:p w:rsidRPr="0086353E" w:rsidR="00D668E4" w:rsidP="0075352B" w:rsidRDefault="00D668E4" w14:paraId="55E2AF50" w14:textId="77777777">
      <w:pPr>
        <w:pBdr>
          <w:top w:val="nil"/>
          <w:left w:val="nil"/>
          <w:bottom w:val="nil"/>
          <w:right w:val="nil"/>
          <w:between w:val="nil"/>
        </w:pBdr>
        <w:snapToGrid w:val="0"/>
        <w:jc w:val="both"/>
        <w:rPr>
          <w:bCs/>
          <w:color w:val="000000"/>
          <w:sz w:val="20"/>
          <w:szCs w:val="20"/>
        </w:rPr>
      </w:pPr>
    </w:p>
    <w:p w:rsidRPr="00904AA5" w:rsidR="007200E6" w:rsidP="0075352B" w:rsidRDefault="007200E6" w14:paraId="201467CF" w14:textId="77777777">
      <w:pPr>
        <w:pBdr>
          <w:top w:val="nil"/>
          <w:left w:val="nil"/>
          <w:bottom w:val="nil"/>
          <w:right w:val="nil"/>
          <w:between w:val="nil"/>
        </w:pBdr>
        <w:snapToGrid w:val="0"/>
        <w:jc w:val="both"/>
        <w:rPr>
          <w:b/>
          <w:color w:val="000000"/>
          <w:sz w:val="20"/>
          <w:szCs w:val="20"/>
        </w:rPr>
      </w:pPr>
    </w:p>
    <w:p w:rsidR="00D668E4" w:rsidP="0075352B" w:rsidRDefault="00566B25" w14:paraId="794452F7" w14:textId="77777777">
      <w:pPr>
        <w:pBdr>
          <w:top w:val="nil"/>
          <w:left w:val="nil"/>
          <w:bottom w:val="nil"/>
          <w:right w:val="nil"/>
          <w:between w:val="nil"/>
        </w:pBdr>
        <w:snapToGrid w:val="0"/>
        <w:jc w:val="both"/>
        <w:rPr>
          <w:bCs/>
          <w:color w:val="000000"/>
          <w:sz w:val="20"/>
          <w:szCs w:val="20"/>
        </w:rPr>
      </w:pPr>
      <w:r w:rsidRPr="00904AA5">
        <w:rPr>
          <w:color w:val="000000"/>
          <w:sz w:val="20"/>
          <w:szCs w:val="20"/>
        </w:rPr>
        <w:t xml:space="preserve">En la </w:t>
      </w:r>
      <w:r w:rsidR="00DE55DF">
        <w:rPr>
          <w:color w:val="000000"/>
          <w:sz w:val="20"/>
          <w:szCs w:val="20"/>
        </w:rPr>
        <w:t xml:space="preserve">siguiente </w:t>
      </w:r>
      <w:r w:rsidRPr="00904AA5">
        <w:rPr>
          <w:color w:val="000000"/>
          <w:sz w:val="20"/>
          <w:szCs w:val="20"/>
        </w:rPr>
        <w:t xml:space="preserve">figura se presenta </w:t>
      </w:r>
      <w:r w:rsidRPr="00904AA5" w:rsidR="00E7166F">
        <w:rPr>
          <w:bCs/>
          <w:color w:val="000000"/>
          <w:sz w:val="20"/>
          <w:szCs w:val="20"/>
        </w:rPr>
        <w:t>la es</w:t>
      </w:r>
      <w:r w:rsidRPr="00904AA5">
        <w:rPr>
          <w:bCs/>
          <w:color w:val="000000"/>
          <w:sz w:val="20"/>
          <w:szCs w:val="20"/>
        </w:rPr>
        <w:t xml:space="preserve">tructura de los requerimientos que </w:t>
      </w:r>
      <w:r w:rsidRPr="00904AA5" w:rsidR="00291D4A">
        <w:rPr>
          <w:bCs/>
          <w:color w:val="000000"/>
          <w:sz w:val="20"/>
          <w:szCs w:val="20"/>
        </w:rPr>
        <w:t>se pueden dividir según su origen y características</w:t>
      </w:r>
      <w:r w:rsidRPr="00904AA5">
        <w:rPr>
          <w:bCs/>
          <w:color w:val="000000"/>
          <w:sz w:val="20"/>
          <w:szCs w:val="20"/>
        </w:rPr>
        <w:t xml:space="preserve">, </w:t>
      </w:r>
      <w:r w:rsidRPr="00904AA5" w:rsidR="00291D4A">
        <w:rPr>
          <w:bCs/>
          <w:color w:val="000000"/>
          <w:sz w:val="20"/>
          <w:szCs w:val="20"/>
        </w:rPr>
        <w:t xml:space="preserve">situando las necesidades de los </w:t>
      </w:r>
      <w:r w:rsidRPr="00904AA5" w:rsidR="00A30AA8">
        <w:rPr>
          <w:bCs/>
          <w:i/>
          <w:color w:val="000000"/>
          <w:sz w:val="20"/>
          <w:szCs w:val="20"/>
        </w:rPr>
        <w:t>s</w:t>
      </w:r>
      <w:r w:rsidRPr="00904AA5" w:rsidR="00291D4A">
        <w:rPr>
          <w:bCs/>
          <w:i/>
          <w:color w:val="000000"/>
          <w:sz w:val="20"/>
          <w:szCs w:val="20"/>
        </w:rPr>
        <w:t>takeholders</w:t>
      </w:r>
      <w:r w:rsidRPr="00904AA5">
        <w:rPr>
          <w:bCs/>
          <w:color w:val="000000"/>
          <w:sz w:val="20"/>
          <w:szCs w:val="20"/>
        </w:rPr>
        <w:t>:</w:t>
      </w:r>
      <w:r w:rsidRPr="00904AA5" w:rsidR="00291D4A">
        <w:rPr>
          <w:bCs/>
          <w:color w:val="000000"/>
          <w:sz w:val="20"/>
          <w:szCs w:val="20"/>
        </w:rPr>
        <w:t xml:space="preserve"> </w:t>
      </w:r>
    </w:p>
    <w:p w:rsidR="00291D4A" w:rsidP="0075352B" w:rsidRDefault="00291D4A" w14:paraId="143BAF56" w14:textId="75C3F2BE">
      <w:pPr>
        <w:pBdr>
          <w:top w:val="nil"/>
          <w:left w:val="nil"/>
          <w:bottom w:val="nil"/>
          <w:right w:val="nil"/>
          <w:between w:val="nil"/>
        </w:pBdr>
        <w:snapToGrid w:val="0"/>
        <w:jc w:val="both"/>
        <w:rPr>
          <w:bCs/>
          <w:color w:val="000000"/>
          <w:sz w:val="20"/>
          <w:szCs w:val="20"/>
        </w:rPr>
      </w:pPr>
    </w:p>
    <w:p w:rsidRPr="0086353E" w:rsidR="00EF51E5" w:rsidP="0075352B" w:rsidRDefault="00EF51E5" w14:paraId="3596CCB2" w14:textId="3368CA76">
      <w:pPr>
        <w:pBdr>
          <w:top w:val="nil"/>
          <w:left w:val="nil"/>
          <w:bottom w:val="nil"/>
          <w:right w:val="nil"/>
          <w:between w:val="nil"/>
        </w:pBdr>
        <w:snapToGrid w:val="0"/>
        <w:jc w:val="both"/>
        <w:rPr>
          <w:bCs/>
          <w:color w:val="000000"/>
          <w:sz w:val="20"/>
          <w:szCs w:val="20"/>
        </w:rPr>
      </w:pPr>
      <w:r w:rsidRPr="0086353E">
        <w:rPr>
          <w:bCs/>
          <w:noProof/>
          <w:sz w:val="20"/>
          <w:szCs w:val="20"/>
        </w:rPr>
        <mc:AlternateContent>
          <mc:Choice Requires="wps">
            <w:drawing>
              <wp:anchor distT="0" distB="0" distL="114300" distR="114300" simplePos="0" relativeHeight="251888640" behindDoc="1" locked="0" layoutInCell="1" allowOverlap="1" wp14:anchorId="7F8DF030" wp14:editId="622FF665">
                <wp:simplePos x="0" y="0"/>
                <wp:positionH relativeFrom="margin">
                  <wp:posOffset>975360</wp:posOffset>
                </wp:positionH>
                <wp:positionV relativeFrom="paragraph">
                  <wp:posOffset>40640</wp:posOffset>
                </wp:positionV>
                <wp:extent cx="4533900" cy="848360"/>
                <wp:effectExtent l="57150" t="38100" r="57150" b="74295"/>
                <wp:wrapNone/>
                <wp:docPr id="31" name="Rectángulo redondeado 60"/>
                <wp:cNvGraphicFramePr/>
                <a:graphic xmlns:a="http://schemas.openxmlformats.org/drawingml/2006/main">
                  <a:graphicData uri="http://schemas.microsoft.com/office/word/2010/wordprocessingShape">
                    <wps:wsp>
                      <wps:cNvSpPr/>
                      <wps:spPr>
                        <a:xfrm>
                          <a:off x="0" y="0"/>
                          <a:ext cx="4533900" cy="848360"/>
                        </a:xfrm>
                        <a:prstGeom prst="roundRect">
                          <a:avLst/>
                        </a:prstGeom>
                        <a:solidFill>
                          <a:schemeClr val="accent3">
                            <a:lumMod val="60000"/>
                            <a:lumOff val="40000"/>
                          </a:schemeClr>
                        </a:solidFill>
                        <a:ln>
                          <a:noFill/>
                        </a:ln>
                      </wps:spPr>
                      <wps:style>
                        <a:lnRef idx="1">
                          <a:schemeClr val="accent6"/>
                        </a:lnRef>
                        <a:fillRef idx="2">
                          <a:schemeClr val="accent6"/>
                        </a:fillRef>
                        <a:effectRef idx="1">
                          <a:schemeClr val="accent6"/>
                        </a:effectRef>
                        <a:fontRef idx="minor">
                          <a:schemeClr val="dk1"/>
                        </a:fontRef>
                      </wps:style>
                      <wps:txbx>
                        <w:txbxContent>
                          <w:p w:rsidRPr="00D668E4" w:rsidR="002316A1" w:rsidP="00D668E4" w:rsidRDefault="002316A1" w14:paraId="5FDE4D36" w14:textId="63EC93CB">
                            <w:pPr>
                              <w:jc w:val="both"/>
                              <w:rPr>
                                <w:bCs/>
                                <w:iCs/>
                                <w:sz w:val="20"/>
                                <w:szCs w:val="20"/>
                              </w:rPr>
                            </w:pPr>
                            <w:ins w:author="Humberto Arias Diaz" w:date="2023-10-02T17:01:00Z" w:id="88">
                              <w:r w:rsidRPr="00881375">
                                <w:rPr>
                                  <w:b/>
                                  <w:i/>
                                  <w:color w:val="000000"/>
                                  <w:sz w:val="18"/>
                                  <w:szCs w:val="18"/>
                                </w:rPr>
                                <w:t xml:space="preserve">Stakeholders: </w:t>
                              </w:r>
                              <w:r>
                                <w:rPr>
                                  <w:sz w:val="20"/>
                                  <w:szCs w:val="20"/>
                                </w:rPr>
                                <w:t xml:space="preserve">son </w:t>
                              </w:r>
                              <w:r w:rsidRPr="00881375">
                                <w:rPr>
                                  <w:sz w:val="20"/>
                                  <w:szCs w:val="20"/>
                                </w:rPr>
                                <w:t>partes interesadas o actores involucrados</w:t>
                              </w:r>
                              <w:r>
                                <w:rPr>
                                  <w:sz w:val="20"/>
                                  <w:szCs w:val="20"/>
                                </w:rPr>
                                <w:t>,</w:t>
                              </w:r>
                              <w:r w:rsidRPr="00881375">
                                <w:rPr>
                                  <w:sz w:val="20"/>
                                  <w:szCs w:val="20"/>
                                </w:rPr>
                                <w:t xml:space="preserve"> individuos, grupos o entidades que tienen un interés, influencia o participación en un proyecto, una organización o una iniciativa.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id="_x0000_s1039" style="position:absolute;left:0;text-align:left;margin-left:76.8pt;margin-top:3.2pt;width:357pt;height:66.8pt;z-index:-25142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color="#c2d69b [1942]" stroked="f" arcsize="10923f" w14:anchorId="7F8DF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">
                <v:shadow on="t" color="black" opacity="24903f" offset="0,.55556mm" origin=",.5"/>
                <v:textbox style="mso-fit-shape-to-text:t">
                  <w:txbxContent>
                    <w:p w:rsidRPr="00D668E4" w:rsidR="002316A1" w:rsidP="00D668E4" w:rsidRDefault="002316A1" w14:paraId="5FDE4D36" w14:textId="63EC93CB">
                      <w:pPr>
                        <w:jc w:val="both"/>
                        <w:rPr>
                          <w:bCs/>
                          <w:iCs/>
                          <w:sz w:val="20"/>
                          <w:szCs w:val="20"/>
                        </w:rPr>
                      </w:pPr>
                      <w:ins w:author="Humberto Arias Diaz" w:date="2023-10-02T17:01:00Z" w:id="89">
                        <w:r w:rsidRPr="00881375">
                          <w:rPr>
                            <w:b/>
                            <w:i/>
                            <w:color w:val="000000"/>
                            <w:sz w:val="18"/>
                            <w:szCs w:val="18"/>
                          </w:rPr>
                          <w:t xml:space="preserve">Stakeholders: </w:t>
                        </w:r>
                        <w:r>
                          <w:rPr>
                            <w:sz w:val="20"/>
                            <w:szCs w:val="20"/>
                          </w:rPr>
                          <w:t xml:space="preserve">son </w:t>
                        </w:r>
                        <w:r w:rsidRPr="00881375">
                          <w:rPr>
                            <w:sz w:val="20"/>
                            <w:szCs w:val="20"/>
                          </w:rPr>
                          <w:t>partes interesadas o actores involucrados</w:t>
                        </w:r>
                        <w:r>
                          <w:rPr>
                            <w:sz w:val="20"/>
                            <w:szCs w:val="20"/>
                          </w:rPr>
                          <w:t>,</w:t>
                        </w:r>
                        <w:r w:rsidRPr="00881375">
                          <w:rPr>
                            <w:sz w:val="20"/>
                            <w:szCs w:val="20"/>
                          </w:rPr>
                          <w:t xml:space="preserve"> individuos, grupos o entidades que tienen un interés, influencia o participación en un proyecto, una organización o una iniciativa.</w:t>
                        </w:r>
                      </w:ins>
                    </w:p>
                  </w:txbxContent>
                </v:textbox>
                <w10:wrap anchorx="margin"/>
              </v:roundrect>
            </w:pict>
          </mc:Fallback>
        </mc:AlternateContent>
      </w:r>
    </w:p>
    <w:p w:rsidR="00A30AA8" w:rsidP="0075352B" w:rsidRDefault="00A30AA8" w14:paraId="5D9F902B" w14:textId="41977DB2">
      <w:pPr>
        <w:pBdr>
          <w:top w:val="nil"/>
          <w:left w:val="nil"/>
          <w:bottom w:val="nil"/>
          <w:right w:val="nil"/>
          <w:between w:val="nil"/>
        </w:pBdr>
        <w:snapToGrid w:val="0"/>
        <w:rPr>
          <w:bCs/>
          <w:color w:val="000000"/>
          <w:sz w:val="20"/>
          <w:szCs w:val="20"/>
        </w:rPr>
      </w:pPr>
    </w:p>
    <w:p w:rsidR="00EF51E5" w:rsidP="0075352B" w:rsidRDefault="00EF51E5" w14:paraId="36BC06B7" w14:textId="27B318F5">
      <w:pPr>
        <w:pBdr>
          <w:top w:val="nil"/>
          <w:left w:val="nil"/>
          <w:bottom w:val="nil"/>
          <w:right w:val="nil"/>
          <w:between w:val="nil"/>
        </w:pBdr>
        <w:snapToGrid w:val="0"/>
        <w:rPr>
          <w:bCs/>
          <w:color w:val="000000"/>
          <w:sz w:val="20"/>
          <w:szCs w:val="20"/>
        </w:rPr>
      </w:pPr>
    </w:p>
    <w:p w:rsidR="00EF51E5" w:rsidP="0075352B" w:rsidRDefault="00EF51E5" w14:paraId="5E03BC8C" w14:textId="0746F5B6">
      <w:pPr>
        <w:pBdr>
          <w:top w:val="nil"/>
          <w:left w:val="nil"/>
          <w:bottom w:val="nil"/>
          <w:right w:val="nil"/>
          <w:between w:val="nil"/>
        </w:pBdr>
        <w:snapToGrid w:val="0"/>
        <w:rPr>
          <w:bCs/>
          <w:color w:val="000000"/>
          <w:sz w:val="20"/>
          <w:szCs w:val="20"/>
        </w:rPr>
      </w:pPr>
    </w:p>
    <w:p w:rsidRPr="0086353E" w:rsidR="00071E97" w:rsidP="0075352B" w:rsidRDefault="00071E97" w14:paraId="29635408" w14:textId="64084F0F">
      <w:pPr>
        <w:pBdr>
          <w:top w:val="nil"/>
          <w:left w:val="nil"/>
          <w:bottom w:val="nil"/>
          <w:right w:val="nil"/>
          <w:between w:val="nil"/>
        </w:pBdr>
        <w:snapToGrid w:val="0"/>
        <w:rPr>
          <w:bCs/>
          <w:color w:val="000000"/>
          <w:sz w:val="20"/>
          <w:szCs w:val="20"/>
        </w:rPr>
      </w:pPr>
    </w:p>
    <w:p w:rsidR="00550DEC" w:rsidP="0075352B" w:rsidRDefault="003E1034" w14:paraId="32F64A60" w14:textId="6CC9367C">
      <w:pPr>
        <w:pBdr>
          <w:top w:val="nil"/>
          <w:left w:val="nil"/>
          <w:bottom w:val="nil"/>
          <w:right w:val="nil"/>
          <w:between w:val="nil"/>
        </w:pBdr>
        <w:snapToGrid w:val="0"/>
        <w:rPr>
          <w:i/>
          <w:iCs/>
          <w:color w:val="000000"/>
          <w:sz w:val="20"/>
          <w:szCs w:val="20"/>
        </w:rPr>
      </w:pPr>
      <w:commentRangeStart w:id="90"/>
      <w:r w:rsidRPr="00904AA5">
        <w:rPr>
          <w:b/>
          <w:bCs/>
          <w:color w:val="000000"/>
          <w:sz w:val="20"/>
          <w:szCs w:val="20"/>
        </w:rPr>
        <w:t>F</w:t>
      </w:r>
      <w:r w:rsidR="00D668E4">
        <w:rPr>
          <w:b/>
          <w:bCs/>
          <w:color w:val="000000"/>
          <w:sz w:val="20"/>
          <w:szCs w:val="20"/>
        </w:rPr>
        <w:t>igura 4</w:t>
      </w:r>
    </w:p>
    <w:p w:rsidRPr="00B8516C" w:rsidR="00A30AA8" w:rsidP="0075352B" w:rsidRDefault="00566B25" w14:paraId="10E00CC1" w14:textId="3ACBAE9B">
      <w:pPr>
        <w:pBdr>
          <w:top w:val="nil"/>
          <w:left w:val="nil"/>
          <w:bottom w:val="nil"/>
          <w:right w:val="nil"/>
          <w:between w:val="nil"/>
        </w:pBdr>
        <w:snapToGrid w:val="0"/>
        <w:rPr>
          <w:i/>
          <w:iCs/>
          <w:color w:val="000000"/>
          <w:sz w:val="20"/>
          <w:szCs w:val="20"/>
        </w:rPr>
      </w:pPr>
      <w:r w:rsidRPr="00B8516C">
        <w:rPr>
          <w:i/>
          <w:iCs/>
          <w:color w:val="000000"/>
          <w:sz w:val="20"/>
          <w:szCs w:val="20"/>
        </w:rPr>
        <w:t>División de requisitos según su origen y características</w:t>
      </w:r>
      <w:commentRangeEnd w:id="90"/>
      <w:r w:rsidR="00550DEC">
        <w:rPr>
          <w:rStyle w:val="Refdecomentario"/>
        </w:rPr>
        <w:commentReference w:id="90"/>
      </w:r>
    </w:p>
    <w:p w:rsidRPr="0086353E" w:rsidR="00A30AA8" w:rsidP="0075352B" w:rsidRDefault="00D668E4" w14:paraId="4428BB73" w14:textId="7CFCAC34">
      <w:pPr>
        <w:pBdr>
          <w:top w:val="nil"/>
          <w:left w:val="nil"/>
          <w:bottom w:val="nil"/>
          <w:right w:val="nil"/>
          <w:between w:val="nil"/>
        </w:pBdr>
        <w:snapToGrid w:val="0"/>
        <w:ind w:left="1134"/>
        <w:rPr>
          <w:bCs/>
          <w:color w:val="000000"/>
          <w:sz w:val="20"/>
          <w:szCs w:val="20"/>
        </w:rPr>
      </w:pPr>
      <w:r>
        <w:rPr>
          <w:bCs/>
          <w:noProof/>
          <w:color w:val="000000"/>
          <w:sz w:val="20"/>
          <w:szCs w:val="20"/>
        </w:rPr>
        <w:lastRenderedPageBreak/>
        <mc:AlternateContent>
          <mc:Choice Requires="wpg">
            <w:drawing>
              <wp:anchor distT="0" distB="0" distL="114300" distR="114300" simplePos="0" relativeHeight="251907072" behindDoc="0" locked="0" layoutInCell="1" allowOverlap="1" wp14:anchorId="4DFBF803" wp14:editId="36449CBF">
                <wp:simplePos x="0" y="0"/>
                <wp:positionH relativeFrom="column">
                  <wp:posOffset>2861310</wp:posOffset>
                </wp:positionH>
                <wp:positionV relativeFrom="paragraph">
                  <wp:posOffset>601345</wp:posOffset>
                </wp:positionV>
                <wp:extent cx="2087245" cy="365760"/>
                <wp:effectExtent l="38100" t="0" r="65405" b="72390"/>
                <wp:wrapNone/>
                <wp:docPr id="87" name="Grupo 87"/>
                <wp:cNvGraphicFramePr/>
                <a:graphic xmlns:a="http://schemas.openxmlformats.org/drawingml/2006/main">
                  <a:graphicData uri="http://schemas.microsoft.com/office/word/2010/wordprocessingGroup">
                    <wpg:wgp>
                      <wpg:cNvGrpSpPr/>
                      <wpg:grpSpPr>
                        <a:xfrm>
                          <a:off x="0" y="0"/>
                          <a:ext cx="2087245" cy="365760"/>
                          <a:chOff x="11226" y="23232"/>
                          <a:chExt cx="2087729" cy="193634"/>
                        </a:xfrm>
                      </wpg:grpSpPr>
                      <wps:wsp>
                        <wps:cNvPr id="34" name="Rectángulo redondeado 60"/>
                        <wps:cNvSpPr/>
                        <wps:spPr>
                          <a:xfrm>
                            <a:off x="35205" y="45416"/>
                            <a:ext cx="2063750" cy="171450"/>
                          </a:xfrm>
                          <a:prstGeom prst="roundRect">
                            <a:avLst/>
                          </a:prstGeom>
                          <a:ln>
                            <a:no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uadro de texto 2"/>
                        <wps:cNvSpPr txBox="1">
                          <a:spLocks noChangeArrowheads="1"/>
                        </wps:cNvSpPr>
                        <wps:spPr bwMode="auto">
                          <a:xfrm>
                            <a:off x="11226" y="23232"/>
                            <a:ext cx="2087727" cy="193511"/>
                          </a:xfrm>
                          <a:prstGeom prst="rect">
                            <a:avLst/>
                          </a:prstGeom>
                          <a:solidFill>
                            <a:schemeClr val="accent3">
                              <a:lumMod val="60000"/>
                              <a:lumOff val="40000"/>
                            </a:schemeClr>
                          </a:solidFill>
                          <a:ln w="9525">
                            <a:noFill/>
                            <a:miter lim="800000"/>
                            <a:headEnd/>
                            <a:tailEnd/>
                          </a:ln>
                        </wps:spPr>
                        <wps:txbx>
                          <w:txbxContent>
                            <w:p w:rsidRPr="00881375" w:rsidR="002316A1" w:rsidP="00881375" w:rsidRDefault="002316A1" w14:paraId="460C3783" w14:textId="61BE0972">
                              <w:pPr>
                                <w:jc w:val="both"/>
                                <w:rPr>
                                  <w:bCs/>
                                  <w:i/>
                                  <w:color w:val="000000"/>
                                  <w:sz w:val="18"/>
                                  <w:szCs w:val="18"/>
                                  <w:lang w:val="es-ES"/>
                                </w:rPr>
                              </w:pPr>
                              <w:r w:rsidRPr="00881375">
                                <w:rPr>
                                  <w:bCs/>
                                  <w:i/>
                                  <w:color w:val="000000"/>
                                  <w:sz w:val="18"/>
                                  <w:szCs w:val="18"/>
                                  <w:lang w:val="es-ES"/>
                                </w:rPr>
                                <w:t>Servicio proporcionado por el sistema.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upo 87" style="position:absolute;left:0;text-align:left;margin-left:225.3pt;margin-top:47.35pt;width:164.35pt;height:28.8pt;z-index:251907072;mso-position-horizontal-relative:text;mso-position-vertical-relative:text;mso-width-relative:margin;mso-height-relative:margin" coordsize="20877,1936" coordorigin="112,232" o:spid="_x0000_s1040" w14:anchorId="4DFBF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">
                <v:roundrect id="_x0000_s1041" style="position:absolute;left:352;top:454;width:20637;height:1714;visibility:visible;mso-wrap-style:square;v-text-anchor:middle" fillcolor="#fbcaa2 [1625]" stroked="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">
                  <v:fill type="gradient" color2="#fdefe3 [505]" colors="0 #ffbe86;22938f #ffd0aa;1 #ffebdb" angle="180" focus="100%" rotate="t"/>
                  <v:shadow on="t" color="black" opacity="24903f" offset="0,.55556mm" origin=",.5"/>
                </v:roundrect>
                <v:shapetype id="_x0000_t202" coordsize="21600,21600" o:spt="202" path="m,l,21600r21600,l21600,xe">
                  <v:stroke joinstyle="miter"/>
                  <v:path gradientshapeok="t" o:connecttype="rect"/>
                </v:shapetype>
                <v:shape id="_x0000_s1042" style="position:absolute;left:112;top:232;width:20877;height:1935;visibility:visible;mso-wrap-style:square;v-text-anchor:top" fillcolor="#c2d69b [194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">
                  <v:textbox>
                    <w:txbxContent>
                      <w:p w:rsidRPr="00881375" w:rsidR="002316A1" w:rsidP="00881375" w:rsidRDefault="002316A1" w14:paraId="460C3783" w14:textId="61BE0972">
                        <w:pPr>
                          <w:jc w:val="both"/>
                          <w:rPr>
                            <w:bCs/>
                            <w:i/>
                            <w:color w:val="000000"/>
                            <w:sz w:val="18"/>
                            <w:szCs w:val="18"/>
                            <w:lang w:val="es-ES"/>
                          </w:rPr>
                        </w:pPr>
                        <w:r w:rsidRPr="00881375">
                          <w:rPr>
                            <w:bCs/>
                            <w:i/>
                            <w:color w:val="000000"/>
                            <w:sz w:val="18"/>
                            <w:szCs w:val="18"/>
                            <w:lang w:val="es-ES"/>
                          </w:rPr>
                          <w:t>Servicio proporcionado por el sistema.</w:t>
                        </w:r>
                      </w:p>
                    </w:txbxContent>
                  </v:textbox>
                </v:shape>
              </v:group>
            </w:pict>
          </mc:Fallback>
        </mc:AlternateContent>
      </w:r>
      <w:r w:rsidR="0057563D">
        <w:rPr>
          <w:bCs/>
          <w:noProof/>
          <w:color w:val="000000"/>
          <w:sz w:val="20"/>
          <w:szCs w:val="20"/>
        </w:rPr>
        <mc:AlternateContent>
          <mc:Choice Requires="wps">
            <w:drawing>
              <wp:anchor distT="0" distB="0" distL="114300" distR="114300" simplePos="0" relativeHeight="251915264" behindDoc="0" locked="0" layoutInCell="1" allowOverlap="1" wp14:anchorId="493C7352" wp14:editId="46DE5B7D">
                <wp:simplePos x="0" y="0"/>
                <wp:positionH relativeFrom="column">
                  <wp:posOffset>2483155</wp:posOffset>
                </wp:positionH>
                <wp:positionV relativeFrom="paragraph">
                  <wp:posOffset>274320</wp:posOffset>
                </wp:positionV>
                <wp:extent cx="204470" cy="192405"/>
                <wp:effectExtent l="57150" t="38100" r="5080" b="112395"/>
                <wp:wrapNone/>
                <wp:docPr id="89" name="Flecha: a la derecha 89"/>
                <wp:cNvGraphicFramePr/>
                <a:graphic xmlns:a="http://schemas.openxmlformats.org/drawingml/2006/main">
                  <a:graphicData uri="http://schemas.microsoft.com/office/word/2010/wordprocessingShape">
                    <wps:wsp>
                      <wps:cNvSpPr/>
                      <wps:spPr>
                        <a:xfrm>
                          <a:off x="0" y="0"/>
                          <a:ext cx="204470" cy="19240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dgm="http://schemas.openxmlformats.org/drawingml/2006/diagram" xmlns:a14="http://schemas.microsoft.com/office/drawing/2010/main" xmlns:pic="http://schemas.openxmlformats.org/drawingml/2006/picture" xmlns:a="http://schemas.openxmlformats.org/drawingml/2006/main" xmlns:cx1="http://schemas.microsoft.com/office/drawing/2015/9/8/chartex">
            <w:pict w14:anchorId="4F849CD4">
              <v:shapetype id="_x0000_t13" coordsize="21600,21600" o:spt="13" adj="16200,5400" path="m@0,l@0@1,0@1,0@2@0@2@0,21600,21600,10800xe" w14:anchorId="3C4B9F76">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Flecha: a la derecha 89" style="position:absolute;margin-left:195.5pt;margin-top:21.6pt;width:16.1pt;height:15.15pt;z-index:251915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type="#_x0000_t13" adj="1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">
                <v:fill type="gradient" color2="#a7bfde [1620]" angle="180" focus="100%" rotate="t">
                  <o:fill v:ext="view" type="gradientUnscaled"/>
                </v:fill>
                <v:shadow on="t" color="black" opacity="22937f" offset="0,.63889mm" origin=",.5"/>
              </v:shape>
            </w:pict>
          </mc:Fallback>
        </mc:AlternateContent>
      </w:r>
      <w:r w:rsidR="0057563D">
        <w:rPr>
          <w:bCs/>
          <w:noProof/>
          <w:color w:val="000000"/>
          <w:sz w:val="20"/>
          <w:szCs w:val="20"/>
        </w:rPr>
        <mc:AlternateContent>
          <mc:Choice Requires="wps">
            <w:drawing>
              <wp:anchor distT="0" distB="0" distL="114300" distR="114300" simplePos="0" relativeHeight="251923456" behindDoc="0" locked="0" layoutInCell="1" allowOverlap="1" wp14:anchorId="2D147761" wp14:editId="6A367FF6">
                <wp:simplePos x="0" y="0"/>
                <wp:positionH relativeFrom="column">
                  <wp:posOffset>3591890</wp:posOffset>
                </wp:positionH>
                <wp:positionV relativeFrom="paragraph">
                  <wp:posOffset>2404110</wp:posOffset>
                </wp:positionV>
                <wp:extent cx="204470" cy="192405"/>
                <wp:effectExtent l="57150" t="38100" r="5080" b="112395"/>
                <wp:wrapNone/>
                <wp:docPr id="93" name="Flecha: a la derecha 93"/>
                <wp:cNvGraphicFramePr/>
                <a:graphic xmlns:a="http://schemas.openxmlformats.org/drawingml/2006/main">
                  <a:graphicData uri="http://schemas.microsoft.com/office/word/2010/wordprocessingShape">
                    <wps:wsp>
                      <wps:cNvSpPr/>
                      <wps:spPr>
                        <a:xfrm>
                          <a:off x="0" y="0"/>
                          <a:ext cx="204470" cy="19240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dgm="http://schemas.openxmlformats.org/drawingml/2006/diagram" xmlns:a14="http://schemas.microsoft.com/office/drawing/2010/main" xmlns:pic="http://schemas.openxmlformats.org/drawingml/2006/picture" xmlns:a="http://schemas.openxmlformats.org/drawingml/2006/main" xmlns:cx1="http://schemas.microsoft.com/office/drawing/2015/9/8/chartex">
            <w:pict w14:anchorId="7201D438">
              <v:shape id="Flecha: a la derecha 93" style="position:absolute;margin-left:282.85pt;margin-top:189.3pt;width:16.1pt;height:15.15pt;z-index:2519234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type="#_x0000_t13" adj="1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" w14:anchorId="7F8B1A1A">
                <v:fill type="gradient" color2="#a7bfde [1620]" angle="180" focus="100%" rotate="t">
                  <o:fill v:ext="view" type="gradientUnscaled"/>
                </v:fill>
                <v:shadow on="t" color="black" opacity="22937f" offset="0,.63889mm" origin=",.5"/>
              </v:shape>
            </w:pict>
          </mc:Fallback>
        </mc:AlternateContent>
      </w:r>
      <w:r w:rsidR="0057563D">
        <w:rPr>
          <w:bCs/>
          <w:noProof/>
          <w:color w:val="000000"/>
          <w:sz w:val="20"/>
          <w:szCs w:val="20"/>
        </w:rPr>
        <mc:AlternateContent>
          <mc:Choice Requires="wps">
            <w:drawing>
              <wp:anchor distT="0" distB="0" distL="114300" distR="114300" simplePos="0" relativeHeight="251917312" behindDoc="0" locked="0" layoutInCell="1" allowOverlap="1" wp14:anchorId="52DDFACD" wp14:editId="24A9A3DF">
                <wp:simplePos x="0" y="0"/>
                <wp:positionH relativeFrom="column">
                  <wp:posOffset>2685110</wp:posOffset>
                </wp:positionH>
                <wp:positionV relativeFrom="paragraph">
                  <wp:posOffset>699135</wp:posOffset>
                </wp:positionV>
                <wp:extent cx="204470" cy="192405"/>
                <wp:effectExtent l="57150" t="38100" r="5080" b="112395"/>
                <wp:wrapNone/>
                <wp:docPr id="90" name="Flecha: a la derecha 90"/>
                <wp:cNvGraphicFramePr/>
                <a:graphic xmlns:a="http://schemas.openxmlformats.org/drawingml/2006/main">
                  <a:graphicData uri="http://schemas.microsoft.com/office/word/2010/wordprocessingShape">
                    <wps:wsp>
                      <wps:cNvSpPr/>
                      <wps:spPr>
                        <a:xfrm>
                          <a:off x="0" y="0"/>
                          <a:ext cx="204470" cy="19240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dgm="http://schemas.openxmlformats.org/drawingml/2006/diagram" xmlns:a14="http://schemas.microsoft.com/office/drawing/2010/main" xmlns:pic="http://schemas.openxmlformats.org/drawingml/2006/picture" xmlns:a="http://schemas.openxmlformats.org/drawingml/2006/main" xmlns:cx1="http://schemas.microsoft.com/office/drawing/2015/9/8/chartex">
            <w:pict w14:anchorId="63C20FFB">
              <v:shape id="Flecha: a la derecha 90" style="position:absolute;margin-left:211.45pt;margin-top:55.05pt;width:16.1pt;height:15.15pt;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f81bd [3204]" strokecolor="#4579b8 [3044]" type="#_x0000_t13" adj="1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" w14:anchorId="702D22F2">
                <v:fill type="gradient" color2="#a7bfde [1620]" angle="180" focus="100%" rotate="t">
                  <o:fill v:ext="view" type="gradientUnscaled"/>
                </v:fill>
                <v:shadow on="t" color="black" opacity="22937f" offset="0,.63889mm" origin=",.5"/>
              </v:shape>
            </w:pict>
          </mc:Fallback>
        </mc:AlternateContent>
      </w:r>
      <w:r w:rsidR="0057563D">
        <w:rPr>
          <w:bCs/>
          <w:noProof/>
          <w:color w:val="000000"/>
          <w:sz w:val="20"/>
          <w:szCs w:val="20"/>
        </w:rPr>
        <mc:AlternateContent>
          <mc:Choice Requires="wps">
            <w:drawing>
              <wp:anchor distT="0" distB="0" distL="114300" distR="114300" simplePos="0" relativeHeight="251921408" behindDoc="0" locked="0" layoutInCell="1" allowOverlap="1" wp14:anchorId="086B3131" wp14:editId="5C5F5E65">
                <wp:simplePos x="0" y="0"/>
                <wp:positionH relativeFrom="column">
                  <wp:posOffset>3300349</wp:posOffset>
                </wp:positionH>
                <wp:positionV relativeFrom="paragraph">
                  <wp:posOffset>1819021</wp:posOffset>
                </wp:positionV>
                <wp:extent cx="204826" cy="192938"/>
                <wp:effectExtent l="57150" t="38100" r="5080" b="112395"/>
                <wp:wrapNone/>
                <wp:docPr id="92" name="Flecha: a la derecha 92"/>
                <wp:cNvGraphicFramePr/>
                <a:graphic xmlns:a="http://schemas.openxmlformats.org/drawingml/2006/main">
                  <a:graphicData uri="http://schemas.microsoft.com/office/word/2010/wordprocessingShape">
                    <wps:wsp>
                      <wps:cNvSpPr/>
                      <wps:spPr>
                        <a:xfrm>
                          <a:off x="0" y="0"/>
                          <a:ext cx="204826" cy="192938"/>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dgm="http://schemas.openxmlformats.org/drawingml/2006/diagram" xmlns:a14="http://schemas.microsoft.com/office/drawing/2010/main" xmlns:pic="http://schemas.openxmlformats.org/drawingml/2006/picture" xmlns:a="http://schemas.openxmlformats.org/drawingml/2006/main" xmlns:cx1="http://schemas.microsoft.com/office/drawing/2015/9/8/chartex">
            <w:pict w14:anchorId="609A81E7">
              <v:shape id="Flecha: a la derecha 92" style="position:absolute;margin-left:259.85pt;margin-top:143.25pt;width:16.15pt;height:15.2pt;z-index:251921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type="#_x0000_t13" adj="1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" w14:anchorId="028F0AAD">
                <v:fill type="gradient" color2="#a7bfde [1620]" angle="180" focus="100%" rotate="t">
                  <o:fill v:ext="view" type="gradientUnscaled"/>
                </v:fill>
                <v:shadow on="t" color="black" opacity="22937f" offset="0,.63889mm" origin=",.5"/>
              </v:shape>
            </w:pict>
          </mc:Fallback>
        </mc:AlternateContent>
      </w:r>
      <w:r w:rsidR="0057563D">
        <w:rPr>
          <w:bCs/>
          <w:noProof/>
          <w:color w:val="000000"/>
          <w:sz w:val="20"/>
          <w:szCs w:val="20"/>
        </w:rPr>
        <mc:AlternateContent>
          <mc:Choice Requires="wps">
            <w:drawing>
              <wp:anchor distT="0" distB="0" distL="114300" distR="114300" simplePos="0" relativeHeight="251919360" behindDoc="0" locked="0" layoutInCell="1" allowOverlap="1" wp14:anchorId="200C5A86" wp14:editId="2730E905">
                <wp:simplePos x="0" y="0"/>
                <wp:positionH relativeFrom="column">
                  <wp:posOffset>3000680</wp:posOffset>
                </wp:positionH>
                <wp:positionV relativeFrom="paragraph">
                  <wp:posOffset>1263091</wp:posOffset>
                </wp:positionV>
                <wp:extent cx="204826" cy="192938"/>
                <wp:effectExtent l="57150" t="38100" r="5080" b="112395"/>
                <wp:wrapNone/>
                <wp:docPr id="91" name="Flecha: a la derecha 91"/>
                <wp:cNvGraphicFramePr/>
                <a:graphic xmlns:a="http://schemas.openxmlformats.org/drawingml/2006/main">
                  <a:graphicData uri="http://schemas.microsoft.com/office/word/2010/wordprocessingShape">
                    <wps:wsp>
                      <wps:cNvSpPr/>
                      <wps:spPr>
                        <a:xfrm>
                          <a:off x="0" y="0"/>
                          <a:ext cx="204826" cy="192938"/>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dgm="http://schemas.openxmlformats.org/drawingml/2006/diagram" xmlns:a14="http://schemas.microsoft.com/office/drawing/2010/main" xmlns:pic="http://schemas.openxmlformats.org/drawingml/2006/picture" xmlns:a="http://schemas.openxmlformats.org/drawingml/2006/main" xmlns:cx1="http://schemas.microsoft.com/office/drawing/2015/9/8/chartex">
            <w:pict w14:anchorId="61CA911B">
              <v:shape id="Flecha: a la derecha 91" style="position:absolute;margin-left:236.25pt;margin-top:99.45pt;width:16.15pt;height:15.2pt;z-index:2519193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type="#_x0000_t13" adj="1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" w14:anchorId="185738C0">
                <v:fill type="gradient" color2="#a7bfde [1620]" angle="180" focus="100%" rotate="t">
                  <o:fill v:ext="view" type="gradientUnscaled"/>
                </v:fill>
                <v:shadow on="t" color="black" opacity="22937f" offset="0,.63889mm" origin=",.5"/>
              </v:shape>
            </w:pict>
          </mc:Fallback>
        </mc:AlternateContent>
      </w:r>
      <w:r w:rsidR="00BF0BE2">
        <w:rPr>
          <w:bCs/>
          <w:noProof/>
          <w:color w:val="000000"/>
          <w:sz w:val="20"/>
          <w:szCs w:val="20"/>
        </w:rPr>
        <mc:AlternateContent>
          <mc:Choice Requires="wpg">
            <w:drawing>
              <wp:anchor distT="0" distB="0" distL="114300" distR="114300" simplePos="0" relativeHeight="251914240" behindDoc="0" locked="0" layoutInCell="1" allowOverlap="1" wp14:anchorId="15981ADC" wp14:editId="2D9101F9">
                <wp:simplePos x="0" y="0"/>
                <wp:positionH relativeFrom="column">
                  <wp:posOffset>3756812</wp:posOffset>
                </wp:positionH>
                <wp:positionV relativeFrom="paragraph">
                  <wp:posOffset>2243607</wp:posOffset>
                </wp:positionV>
                <wp:extent cx="2496184" cy="856614"/>
                <wp:effectExtent l="0" t="38100" r="19050" b="39370"/>
                <wp:wrapNone/>
                <wp:docPr id="88" name="Grupo 88"/>
                <wp:cNvGraphicFramePr/>
                <a:graphic xmlns:a="http://schemas.openxmlformats.org/drawingml/2006/main">
                  <a:graphicData uri="http://schemas.microsoft.com/office/word/2010/wordprocessingGroup">
                    <wpg:wgp>
                      <wpg:cNvGrpSpPr/>
                      <wpg:grpSpPr>
                        <a:xfrm>
                          <a:off x="0" y="0"/>
                          <a:ext cx="2496184" cy="856614"/>
                          <a:chOff x="0" y="0"/>
                          <a:chExt cx="2496184" cy="856614"/>
                        </a:xfrm>
                        <a:solidFill>
                          <a:schemeClr val="accent3">
                            <a:lumMod val="60000"/>
                            <a:lumOff val="40000"/>
                          </a:schemeClr>
                        </a:solidFill>
                      </wpg:grpSpPr>
                      <wps:wsp>
                        <wps:cNvPr id="37" name="Rectángulo redondeado 60"/>
                        <wps:cNvSpPr/>
                        <wps:spPr>
                          <a:xfrm>
                            <a:off x="57150" y="8840"/>
                            <a:ext cx="2406650" cy="806450"/>
                          </a:xfrm>
                          <a:prstGeom prst="roundRect">
                            <a:avLst/>
                          </a:prstGeom>
                          <a:grpFill/>
                          <a:ln>
                            <a:no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Cuadro de texto 2"/>
                        <wps:cNvSpPr txBox="1">
                          <a:spLocks noChangeArrowheads="1"/>
                        </wps:cNvSpPr>
                        <wps:spPr bwMode="auto">
                          <a:xfrm>
                            <a:off x="0" y="0"/>
                            <a:ext cx="2496184" cy="856614"/>
                          </a:xfrm>
                          <a:prstGeom prst="rect">
                            <a:avLst/>
                          </a:prstGeom>
                          <a:grpFill/>
                          <a:ln w="9525">
                            <a:noFill/>
                            <a:miter lim="800000"/>
                            <a:headEnd/>
                            <a:tailEnd/>
                          </a:ln>
                        </wps:spPr>
                        <wps:txbx>
                          <w:txbxContent>
                            <w:p w:rsidRPr="00881375" w:rsidR="002316A1" w:rsidP="00881375" w:rsidRDefault="002316A1" w14:paraId="56B6750E" w14:textId="46EA4284">
                              <w:pPr>
                                <w:jc w:val="both"/>
                                <w:rPr>
                                  <w:bCs/>
                                  <w:i/>
                                  <w:color w:val="000000"/>
                                  <w:sz w:val="18"/>
                                  <w:szCs w:val="18"/>
                                  <w:lang w:val="es-ES"/>
                                </w:rPr>
                              </w:pPr>
                              <w:r w:rsidRPr="00881375">
                                <w:rPr>
                                  <w:bCs/>
                                  <w:i/>
                                  <w:color w:val="000000"/>
                                  <w:sz w:val="18"/>
                                  <w:szCs w:val="18"/>
                                  <w:lang w:val="es-ES"/>
                                </w:rPr>
                                <w:t>Especificaciones de cada una de las entradas necesarias para la prueba, la condición de su ejecución con el resultado esperado, verificando si los requisitos complementarios se aplican correctamente.</w:t>
                              </w:r>
                            </w:p>
                          </w:txbxContent>
                        </wps:txbx>
                        <wps:bodyPr rot="0" vert="horz" wrap="square" lIns="91440" tIns="45720" rIns="91440" bIns="45720" anchor="t" anchorCtr="0">
                          <a:spAutoFit/>
                        </wps:bodyPr>
                      </wps:wsp>
                    </wpg:wgp>
                  </a:graphicData>
                </a:graphic>
              </wp:anchor>
            </w:drawing>
          </mc:Choice>
          <mc:Fallback>
            <w:pict>
              <v:group id="Grupo 88" style="position:absolute;left:0;text-align:left;margin-left:295.8pt;margin-top:176.65pt;width:196.55pt;height:67.45pt;z-index:251914240;mso-position-horizontal-relative:text;mso-position-vertical-relative:text" coordsize="24961,8566" o:spid="_x0000_s1043" w14:anchorId="15981A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">
                <v:roundrect id="_x0000_s1044" style="position:absolute;left:571;top:88;width:24067;height:8064;visibility:visible;mso-wrap-style:square;v-text-anchor:middle" filled="f" stroked="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">
                  <v:shadow on="t" color="black" opacity="24903f" offset="0,.55556mm" origin=",.5"/>
                </v:roundrect>
                <v:shape id="_x0000_s1045" style="position:absolute;width:24961;height:8566;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">
                  <v:textbox style="mso-fit-shape-to-text:t">
                    <w:txbxContent>
                      <w:p w:rsidRPr="00881375" w:rsidR="002316A1" w:rsidP="00881375" w:rsidRDefault="002316A1" w14:paraId="56B6750E" w14:textId="46EA4284">
                        <w:pPr>
                          <w:jc w:val="both"/>
                          <w:rPr>
                            <w:bCs/>
                            <w:i/>
                            <w:color w:val="000000"/>
                            <w:sz w:val="18"/>
                            <w:szCs w:val="18"/>
                            <w:lang w:val="es-ES"/>
                          </w:rPr>
                        </w:pPr>
                        <w:r w:rsidRPr="00881375">
                          <w:rPr>
                            <w:bCs/>
                            <w:i/>
                            <w:color w:val="000000"/>
                            <w:sz w:val="18"/>
                            <w:szCs w:val="18"/>
                            <w:lang w:val="es-ES"/>
                          </w:rPr>
                          <w:t>Especificaciones de cada una de las entradas necesarias para la prueba, la condición de su ejecución con el resultado esperado, verificando si los requisitos complementarios se aplican correctamente.</w:t>
                        </w:r>
                      </w:p>
                    </w:txbxContent>
                  </v:textbox>
                </v:shape>
              </v:group>
            </w:pict>
          </mc:Fallback>
        </mc:AlternateContent>
      </w:r>
      <w:r w:rsidRPr="00EF51E5" w:rsidR="00BF0BE2">
        <w:rPr>
          <w:bCs/>
          <w:noProof/>
          <w:color w:val="000000"/>
          <w:sz w:val="20"/>
          <w:szCs w:val="20"/>
        </w:rPr>
        <mc:AlternateContent>
          <mc:Choice Requires="wps">
            <w:drawing>
              <wp:anchor distT="45720" distB="45720" distL="114300" distR="114300" simplePos="0" relativeHeight="251909120" behindDoc="0" locked="0" layoutInCell="1" allowOverlap="1" wp14:anchorId="14B736C5" wp14:editId="27B354C2">
                <wp:simplePos x="0" y="0"/>
                <wp:positionH relativeFrom="margin">
                  <wp:posOffset>3215386</wp:posOffset>
                </wp:positionH>
                <wp:positionV relativeFrom="paragraph">
                  <wp:posOffset>1154303</wp:posOffset>
                </wp:positionV>
                <wp:extent cx="2495550" cy="1404620"/>
                <wp:effectExtent l="0" t="0" r="0" b="0"/>
                <wp:wrapNone/>
                <wp:docPr id="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1404620"/>
                        </a:xfrm>
                        <a:prstGeom prst="rect">
                          <a:avLst/>
                        </a:prstGeom>
                        <a:solidFill>
                          <a:schemeClr val="accent3">
                            <a:lumMod val="60000"/>
                            <a:lumOff val="40000"/>
                          </a:schemeClr>
                        </a:solidFill>
                        <a:ln w="9525">
                          <a:noFill/>
                          <a:miter lim="800000"/>
                          <a:headEnd/>
                          <a:tailEnd/>
                        </a:ln>
                      </wps:spPr>
                      <wps:txbx>
                        <w:txbxContent>
                          <w:p w:rsidRPr="00881375" w:rsidR="002316A1" w:rsidP="00881375" w:rsidRDefault="002316A1" w14:paraId="2AEC9EBA" w14:textId="6C741321">
                            <w:pPr>
                              <w:jc w:val="both"/>
                              <w:rPr>
                                <w:bCs/>
                                <w:i/>
                                <w:color w:val="000000"/>
                                <w:sz w:val="18"/>
                                <w:szCs w:val="18"/>
                                <w:lang w:val="es-ES"/>
                              </w:rPr>
                            </w:pPr>
                            <w:r w:rsidRPr="00881375">
                              <w:rPr>
                                <w:bCs/>
                                <w:i/>
                                <w:color w:val="000000"/>
                                <w:sz w:val="18"/>
                                <w:szCs w:val="18"/>
                                <w:lang w:val="es-ES"/>
                              </w:rPr>
                              <w:t>Descripción de los comportamientos o acciones en el 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uadro de texto 2" style="position:absolute;left:0;text-align:left;margin-left:253.2pt;margin-top:90.9pt;width:196.5pt;height:110.6pt;z-index:251909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spid="_x0000_s1046" fillcolor="#c2d69b [194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" w14:anchorId="14B736C5">
                <v:textbox style="mso-fit-shape-to-text:t">
                  <w:txbxContent>
                    <w:p w:rsidRPr="00881375" w:rsidR="002316A1" w:rsidP="00881375" w:rsidRDefault="002316A1" w14:paraId="2AEC9EBA" w14:textId="6C741321">
                      <w:pPr>
                        <w:jc w:val="both"/>
                        <w:rPr>
                          <w:bCs/>
                          <w:i/>
                          <w:color w:val="000000"/>
                          <w:sz w:val="18"/>
                          <w:szCs w:val="18"/>
                          <w:lang w:val="es-ES"/>
                        </w:rPr>
                      </w:pPr>
                      <w:r w:rsidRPr="00881375">
                        <w:rPr>
                          <w:bCs/>
                          <w:i/>
                          <w:color w:val="000000"/>
                          <w:sz w:val="18"/>
                          <w:szCs w:val="18"/>
                          <w:lang w:val="es-ES"/>
                        </w:rPr>
                        <w:t>Descripción de los comportamientos o acciones en el sistema.</w:t>
                      </w:r>
                    </w:p>
                  </w:txbxContent>
                </v:textbox>
                <w10:wrap anchorx="margin"/>
              </v:shape>
            </w:pict>
          </mc:Fallback>
        </mc:AlternateContent>
      </w:r>
      <w:r w:rsidRPr="00EF51E5" w:rsidR="00BF0BE2">
        <w:rPr>
          <w:bCs/>
          <w:noProof/>
          <w:color w:val="000000"/>
          <w:sz w:val="20"/>
          <w:szCs w:val="20"/>
        </w:rPr>
        <mc:AlternateContent>
          <mc:Choice Requires="wps">
            <w:drawing>
              <wp:anchor distT="45720" distB="45720" distL="114300" distR="114300" simplePos="0" relativeHeight="251911168" behindDoc="0" locked="0" layoutInCell="1" allowOverlap="1" wp14:anchorId="2B2A6E76" wp14:editId="315548A3">
                <wp:simplePos x="0" y="0"/>
                <wp:positionH relativeFrom="margin">
                  <wp:posOffset>3551352</wp:posOffset>
                </wp:positionH>
                <wp:positionV relativeFrom="paragraph">
                  <wp:posOffset>1706017</wp:posOffset>
                </wp:positionV>
                <wp:extent cx="2495550" cy="1404620"/>
                <wp:effectExtent l="0" t="0" r="0" b="0"/>
                <wp:wrapNone/>
                <wp:docPr id="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1404620"/>
                        </a:xfrm>
                        <a:prstGeom prst="rect">
                          <a:avLst/>
                        </a:prstGeom>
                        <a:solidFill>
                          <a:schemeClr val="accent3">
                            <a:lumMod val="60000"/>
                            <a:lumOff val="40000"/>
                          </a:schemeClr>
                        </a:solidFill>
                        <a:ln w="9525">
                          <a:noFill/>
                          <a:miter lim="800000"/>
                          <a:headEnd/>
                          <a:tailEnd/>
                        </a:ln>
                      </wps:spPr>
                      <wps:txbx>
                        <w:txbxContent>
                          <w:p w:rsidRPr="00881375" w:rsidR="002316A1" w:rsidP="00881375" w:rsidRDefault="002316A1" w14:paraId="5EA8B17F" w14:textId="7F46A87A">
                            <w:pPr>
                              <w:jc w:val="both"/>
                              <w:rPr>
                                <w:bCs/>
                                <w:i/>
                                <w:color w:val="000000"/>
                                <w:sz w:val="18"/>
                                <w:szCs w:val="18"/>
                                <w:lang w:val="es-ES"/>
                              </w:rPr>
                            </w:pPr>
                            <w:r w:rsidRPr="00881375">
                              <w:rPr>
                                <w:bCs/>
                                <w:i/>
                                <w:color w:val="000000"/>
                                <w:sz w:val="18"/>
                                <w:szCs w:val="18"/>
                                <w:lang w:val="es-ES"/>
                              </w:rPr>
                              <w:t>Se relacionan con las secuencias de las acciones o rutas a través de un caso de uso.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style="position:absolute;left:0;text-align:left;margin-left:279.65pt;margin-top:134.35pt;width:196.5pt;height:110.6pt;z-index:251911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color="#c2d69b [194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" w14:anchorId="2B2A6E76">
                <v:textbox style="mso-fit-shape-to-text:t">
                  <w:txbxContent>
                    <w:p w:rsidRPr="00881375" w:rsidR="002316A1" w:rsidP="00881375" w:rsidRDefault="002316A1" w14:paraId="5EA8B17F" w14:textId="7F46A87A">
                      <w:pPr>
                        <w:jc w:val="both"/>
                        <w:rPr>
                          <w:bCs/>
                          <w:i/>
                          <w:color w:val="000000"/>
                          <w:sz w:val="18"/>
                          <w:szCs w:val="18"/>
                          <w:lang w:val="es-ES"/>
                        </w:rPr>
                      </w:pPr>
                      <w:r w:rsidRPr="00881375">
                        <w:rPr>
                          <w:bCs/>
                          <w:i/>
                          <w:color w:val="000000"/>
                          <w:sz w:val="18"/>
                          <w:szCs w:val="18"/>
                          <w:lang w:val="es-ES"/>
                        </w:rPr>
                        <w:t>Se relacionan con las secuencias de las acciones o rutas a través de un caso de uso.</w:t>
                      </w:r>
                    </w:p>
                  </w:txbxContent>
                </v:textbox>
                <w10:wrap anchorx="margin"/>
              </v:shape>
            </w:pict>
          </mc:Fallback>
        </mc:AlternateContent>
      </w:r>
      <w:r w:rsidRPr="0086353E" w:rsidR="00BF0BE2">
        <w:rPr>
          <w:bCs/>
          <w:noProof/>
          <w:sz w:val="20"/>
          <w:szCs w:val="20"/>
        </w:rPr>
        <mc:AlternateContent>
          <mc:Choice Requires="wps">
            <w:drawing>
              <wp:anchor distT="0" distB="0" distL="114300" distR="114300" simplePos="0" relativeHeight="251896832" behindDoc="1" locked="0" layoutInCell="1" allowOverlap="1" wp14:anchorId="2B89C80B" wp14:editId="14AD9F88">
                <wp:simplePos x="0" y="0"/>
                <wp:positionH relativeFrom="margin">
                  <wp:posOffset>3578073</wp:posOffset>
                </wp:positionH>
                <wp:positionV relativeFrom="paragraph">
                  <wp:posOffset>1706169</wp:posOffset>
                </wp:positionV>
                <wp:extent cx="2438400" cy="349250"/>
                <wp:effectExtent l="57150" t="38100" r="76200" b="88900"/>
                <wp:wrapNone/>
                <wp:docPr id="35" name="Rectángulo redondeado 60"/>
                <wp:cNvGraphicFramePr/>
                <a:graphic xmlns:a="http://schemas.openxmlformats.org/drawingml/2006/main">
                  <a:graphicData uri="http://schemas.microsoft.com/office/word/2010/wordprocessingShape">
                    <wps:wsp>
                      <wps:cNvSpPr/>
                      <wps:spPr>
                        <a:xfrm>
                          <a:off x="0" y="0"/>
                          <a:ext cx="2438400" cy="349250"/>
                        </a:xfrm>
                        <a:prstGeom prst="round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dgm="http://schemas.openxmlformats.org/drawingml/2006/diagram" xmlns:a14="http://schemas.microsoft.com/office/drawing/2010/main" xmlns:pic="http://schemas.openxmlformats.org/drawingml/2006/picture" xmlns:a="http://schemas.openxmlformats.org/drawingml/2006/main" xmlns:cx1="http://schemas.microsoft.com/office/drawing/2015/9/8/chartex">
            <w:pict w14:anchorId="0ABB121A">
              <v:roundrect id="Rectángulo redondeado 60" style="position:absolute;margin-left:281.75pt;margin-top:134.35pt;width:192pt;height:27.5pt;z-index:-25141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fbcaa2 [1625]" strokecolor="#f68c36 [3049]" arcsize="10923f" w14:anchorId="47C4DB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">
                <v:fill type="gradient" color2="#fdefe3 [505]" colors="0 #ffbe86;22938f #ffd0aa;1 #ffebdb" angle="180" focus="100%" rotate="t"/>
                <v:shadow on="t" color="black" opacity="24903f" offset="0,.55556mm" origin=",.5"/>
                <w10:wrap anchorx="margin"/>
              </v:roundrect>
            </w:pict>
          </mc:Fallback>
        </mc:AlternateContent>
      </w:r>
      <w:r w:rsidRPr="0086353E" w:rsidR="00BF0BE2">
        <w:rPr>
          <w:bCs/>
          <w:noProof/>
          <w:sz w:val="20"/>
          <w:szCs w:val="20"/>
        </w:rPr>
        <mc:AlternateContent>
          <mc:Choice Requires="wps">
            <w:drawing>
              <wp:anchor distT="0" distB="0" distL="114300" distR="114300" simplePos="0" relativeHeight="251898880" behindDoc="1" locked="0" layoutInCell="1" allowOverlap="1" wp14:anchorId="7AB08B66" wp14:editId="0467350A">
                <wp:simplePos x="0" y="0"/>
                <wp:positionH relativeFrom="margin">
                  <wp:posOffset>3251047</wp:posOffset>
                </wp:positionH>
                <wp:positionV relativeFrom="paragraph">
                  <wp:posOffset>1195044</wp:posOffset>
                </wp:positionV>
                <wp:extent cx="2457450" cy="330200"/>
                <wp:effectExtent l="57150" t="38100" r="76200" b="88900"/>
                <wp:wrapNone/>
                <wp:docPr id="36" name="Rectángulo redondeado 60"/>
                <wp:cNvGraphicFramePr/>
                <a:graphic xmlns:a="http://schemas.openxmlformats.org/drawingml/2006/main">
                  <a:graphicData uri="http://schemas.microsoft.com/office/word/2010/wordprocessingShape">
                    <wps:wsp>
                      <wps:cNvSpPr/>
                      <wps:spPr>
                        <a:xfrm>
                          <a:off x="0" y="0"/>
                          <a:ext cx="2457450" cy="330200"/>
                        </a:xfrm>
                        <a:prstGeom prst="round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60" style="position:absolute;margin-left:256pt;margin-top:94.1pt;width:193.5pt;height:26pt;z-index:-25141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fbcaa2 [1625]" strokecolor="#f68c36 [3049]" arcsize="10923f" w14:anchorId="3D0052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">
                <v:fill type="gradient" color2="#fdefe3 [505]" colors="0 #ffbe86;22938f #ffd0aa;1 #ffebdb" angle="180" focus="100%" rotate="t"/>
                <v:shadow on="t" color="black" opacity="24903f" offset="0,.55556mm" origin=",.5"/>
                <w10:wrap anchorx="margin"/>
              </v:roundrect>
            </w:pict>
          </mc:Fallback>
        </mc:AlternateContent>
      </w:r>
      <w:r w:rsidR="00BF0BE2">
        <w:rPr>
          <w:bCs/>
          <w:noProof/>
          <w:color w:val="000000"/>
          <w:sz w:val="20"/>
          <w:szCs w:val="20"/>
        </w:rPr>
        <mc:AlternateContent>
          <mc:Choice Requires="wpg">
            <w:drawing>
              <wp:anchor distT="0" distB="0" distL="114300" distR="114300" simplePos="0" relativeHeight="251904000" behindDoc="0" locked="0" layoutInCell="1" allowOverlap="1" wp14:anchorId="77D412CA" wp14:editId="7DB6F311">
                <wp:simplePos x="0" y="0"/>
                <wp:positionH relativeFrom="column">
                  <wp:posOffset>2740000</wp:posOffset>
                </wp:positionH>
                <wp:positionV relativeFrom="paragraph">
                  <wp:posOffset>188036</wp:posOffset>
                </wp:positionV>
                <wp:extent cx="1525524" cy="252094"/>
                <wp:effectExtent l="38100" t="0" r="36830" b="34290"/>
                <wp:wrapNone/>
                <wp:docPr id="86" name="Grupo 86"/>
                <wp:cNvGraphicFramePr/>
                <a:graphic xmlns:a="http://schemas.openxmlformats.org/drawingml/2006/main">
                  <a:graphicData uri="http://schemas.microsoft.com/office/word/2010/wordprocessingGroup">
                    <wpg:wgp>
                      <wpg:cNvGrpSpPr/>
                      <wpg:grpSpPr>
                        <a:xfrm>
                          <a:off x="0" y="0"/>
                          <a:ext cx="1525524" cy="252094"/>
                          <a:chOff x="0" y="0"/>
                          <a:chExt cx="1525524" cy="252094"/>
                        </a:xfrm>
                        <a:solidFill>
                          <a:schemeClr val="accent3">
                            <a:lumMod val="60000"/>
                            <a:lumOff val="40000"/>
                          </a:schemeClr>
                        </a:solidFill>
                      </wpg:grpSpPr>
                      <wps:wsp>
                        <wps:cNvPr id="33" name="Rectángulo redondeado 60"/>
                        <wps:cNvSpPr/>
                        <wps:spPr>
                          <a:xfrm>
                            <a:off x="20574" y="38100"/>
                            <a:ext cx="1504950" cy="171450"/>
                          </a:xfrm>
                          <a:prstGeom prst="roundRect">
                            <a:avLst/>
                          </a:prstGeom>
                          <a:grpFill/>
                          <a:ln>
                            <a:no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Cuadro de texto 2"/>
                        <wps:cNvSpPr txBox="1">
                          <a:spLocks noChangeArrowheads="1"/>
                        </wps:cNvSpPr>
                        <wps:spPr bwMode="auto">
                          <a:xfrm>
                            <a:off x="0" y="0"/>
                            <a:ext cx="1441449" cy="252094"/>
                          </a:xfrm>
                          <a:prstGeom prst="rect">
                            <a:avLst/>
                          </a:prstGeom>
                          <a:grpFill/>
                          <a:ln w="9525">
                            <a:noFill/>
                            <a:miter lim="800000"/>
                            <a:headEnd/>
                            <a:tailEnd/>
                          </a:ln>
                        </wps:spPr>
                        <wps:txbx>
                          <w:txbxContent>
                            <w:p w:rsidRPr="00881375" w:rsidR="002316A1" w:rsidP="00881375" w:rsidRDefault="002316A1" w14:paraId="504E7F1C" w14:textId="5309057A">
                              <w:pPr>
                                <w:jc w:val="both"/>
                                <w:rPr>
                                  <w:bCs/>
                                  <w:iCs/>
                                  <w:sz w:val="20"/>
                                  <w:szCs w:val="20"/>
                                  <w:lang w:val="es-ES"/>
                                </w:rPr>
                              </w:pPr>
                              <w:r w:rsidRPr="00881375">
                                <w:rPr>
                                  <w:bCs/>
                                  <w:i/>
                                  <w:color w:val="000000"/>
                                  <w:sz w:val="18"/>
                                  <w:szCs w:val="18"/>
                                  <w:lang w:val="es-ES"/>
                                </w:rPr>
                                <w:t>Solicitud del interesado</w:t>
                              </w:r>
                            </w:p>
                          </w:txbxContent>
                        </wps:txbx>
                        <wps:bodyPr rot="0" vert="horz" wrap="square" lIns="91440" tIns="45720" rIns="91440" bIns="45720" anchor="t" anchorCtr="0">
                          <a:spAutoFit/>
                        </wps:bodyPr>
                      </wps:wsp>
                    </wpg:wgp>
                  </a:graphicData>
                </a:graphic>
              </wp:anchor>
            </w:drawing>
          </mc:Choice>
          <mc:Fallback>
            <w:pict>
              <v:group id="Grupo 86" style="position:absolute;left:0;text-align:left;margin-left:215.75pt;margin-top:14.8pt;width:120.1pt;height:19.85pt;z-index:251904000;mso-position-horizontal-relative:text;mso-position-vertical-relative:text" coordsize="15255,2520" o:spid="_x0000_s1048" w14:anchorId="77D412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">
                <v:roundrect id="_x0000_s1049" style="position:absolute;left:205;top:381;width:15050;height:1714;visibility:visible;mso-wrap-style:square;v-text-anchor:middle" filled="f" stroked="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">
                  <v:shadow on="t" color="black" opacity="24903f" offset="0,.55556mm" origin=",.5"/>
                </v:roundrect>
                <v:shape id="_x0000_s1050" style="position:absolute;width:14414;height:2520;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v:textbox style="mso-fit-shape-to-text:t">
                    <w:txbxContent>
                      <w:p w:rsidRPr="00881375" w:rsidR="002316A1" w:rsidP="00881375" w:rsidRDefault="002316A1" w14:paraId="504E7F1C" w14:textId="5309057A">
                        <w:pPr>
                          <w:jc w:val="both"/>
                          <w:rPr>
                            <w:bCs/>
                            <w:iCs/>
                            <w:sz w:val="20"/>
                            <w:szCs w:val="20"/>
                            <w:lang w:val="es-ES"/>
                          </w:rPr>
                        </w:pPr>
                        <w:r w:rsidRPr="00881375">
                          <w:rPr>
                            <w:bCs/>
                            <w:i/>
                            <w:color w:val="000000"/>
                            <w:sz w:val="18"/>
                            <w:szCs w:val="18"/>
                            <w:lang w:val="es-ES"/>
                          </w:rPr>
                          <w:t>Solicitud del interesado</w:t>
                        </w:r>
                      </w:p>
                    </w:txbxContent>
                  </v:textbox>
                </v:shape>
              </v:group>
            </w:pict>
          </mc:Fallback>
        </mc:AlternateContent>
      </w:r>
      <w:r w:rsidRPr="0086353E" w:rsidR="00E7166F">
        <w:rPr>
          <w:bCs/>
          <w:noProof/>
          <w:color w:val="000000"/>
          <w:sz w:val="20"/>
          <w:szCs w:val="20"/>
        </w:rPr>
        <w:drawing>
          <wp:inline distT="0" distB="0" distL="0" distR="0" wp14:anchorId="2C83E253" wp14:editId="07DE5E2E">
            <wp:extent cx="3072384" cy="2832100"/>
            <wp:effectExtent l="0" t="0" r="13970" b="25400"/>
            <wp:docPr id="69" name="Diagrama 69" descr="En la figura se observa la estructura piramidal, de arriba hacia abajo:&#10;Necesidades: Solicitud del interesado.&#10;Características: Servicio proporcionado por el sistema.&#10;Casos de uso: Descripción de los comportamientos o acciones en el sistema.&#10;Escenarios: Se relacionan con las secuencias de las acciones o rutas a través de un caso de uso.&#10;Casos de prueba: Especificaciones de cada una de las entradas necesarias para la prueba, la condición de su ejecución con el resultado esperado, verificando si los requisitos complementarios se aplican correctamente." title="Figura 1 División de requisitos según su origen y características"/>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A30AA8" w:rsidP="0075352B" w:rsidRDefault="00A30AA8" w14:paraId="06E3B6F4" w14:textId="211A165A">
      <w:pPr>
        <w:pBdr>
          <w:top w:val="nil"/>
          <w:left w:val="nil"/>
          <w:bottom w:val="nil"/>
          <w:right w:val="nil"/>
          <w:between w:val="nil"/>
        </w:pBdr>
        <w:snapToGrid w:val="0"/>
        <w:rPr>
          <w:bCs/>
          <w:color w:val="000000"/>
          <w:sz w:val="20"/>
          <w:szCs w:val="20"/>
        </w:rPr>
      </w:pPr>
    </w:p>
    <w:p w:rsidRPr="0086353E" w:rsidR="0057563D" w:rsidP="0075352B" w:rsidRDefault="0057563D" w14:paraId="00D84DB8" w14:textId="77777777">
      <w:pPr>
        <w:pBdr>
          <w:top w:val="nil"/>
          <w:left w:val="nil"/>
          <w:bottom w:val="nil"/>
          <w:right w:val="nil"/>
          <w:between w:val="nil"/>
        </w:pBdr>
        <w:snapToGrid w:val="0"/>
        <w:rPr>
          <w:bCs/>
          <w:color w:val="000000"/>
          <w:sz w:val="20"/>
          <w:szCs w:val="20"/>
        </w:rPr>
      </w:pPr>
    </w:p>
    <w:p w:rsidRPr="0086353E" w:rsidR="00373CCB" w:rsidP="3A7CC36F" w:rsidRDefault="00566B25" w14:paraId="5FFC60E6" w14:textId="77398F7E">
      <w:pPr>
        <w:snapToGrid w:val="0"/>
        <w:jc w:val="both"/>
        <w:rPr>
          <w:sz w:val="20"/>
          <w:szCs w:val="20"/>
        </w:rPr>
      </w:pPr>
      <w:r w:rsidRPr="3A7CC36F" w:rsidR="00566B25">
        <w:rPr>
          <w:sz w:val="20"/>
          <w:szCs w:val="20"/>
          <w:highlight w:val="yellow"/>
        </w:rPr>
        <w:t>As</w:t>
      </w:r>
      <w:r w:rsidRPr="3A7CC36F" w:rsidR="7F856ECF">
        <w:rPr>
          <w:sz w:val="20"/>
          <w:szCs w:val="20"/>
          <w:highlight w:val="yellow"/>
        </w:rPr>
        <w:t>i</w:t>
      </w:r>
      <w:r w:rsidRPr="3A7CC36F" w:rsidR="00566B25">
        <w:rPr>
          <w:sz w:val="20"/>
          <w:szCs w:val="20"/>
          <w:highlight w:val="yellow"/>
        </w:rPr>
        <w:t>mismo</w:t>
      </w:r>
      <w:r w:rsidRPr="3A7CC36F" w:rsidR="00566B25">
        <w:rPr>
          <w:sz w:val="20"/>
          <w:szCs w:val="20"/>
        </w:rPr>
        <w:t xml:space="preserve">, es fundamental retomar el concepto de requerimientos de </w:t>
      </w:r>
      <w:r w:rsidRPr="3A7CC36F" w:rsidR="00566B25">
        <w:rPr>
          <w:i w:val="1"/>
          <w:iCs w:val="1"/>
          <w:sz w:val="20"/>
          <w:szCs w:val="20"/>
        </w:rPr>
        <w:t>software</w:t>
      </w:r>
      <w:r w:rsidRPr="3A7CC36F" w:rsidR="00566B25">
        <w:rPr>
          <w:sz w:val="20"/>
          <w:szCs w:val="20"/>
        </w:rPr>
        <w:t xml:space="preserve"> y conocer cuáles son sus</w:t>
      </w:r>
      <w:r w:rsidRPr="3A7CC36F" w:rsidR="00E27F5A">
        <w:rPr>
          <w:sz w:val="20"/>
          <w:szCs w:val="20"/>
        </w:rPr>
        <w:t xml:space="preserve"> tipos:</w:t>
      </w:r>
    </w:p>
    <w:p w:rsidRPr="0086353E" w:rsidR="00291D4A" w:rsidP="0075352B" w:rsidRDefault="00566B25" w14:paraId="76CA238D" w14:textId="01EA33F5">
      <w:pPr>
        <w:pBdr>
          <w:top w:val="nil"/>
          <w:left w:val="nil"/>
          <w:bottom w:val="nil"/>
          <w:right w:val="nil"/>
          <w:between w:val="nil"/>
        </w:pBdr>
        <w:snapToGrid w:val="0"/>
        <w:jc w:val="center"/>
        <w:rPr>
          <w:bCs/>
          <w:sz w:val="20"/>
          <w:szCs w:val="20"/>
        </w:rPr>
      </w:pPr>
      <w:r w:rsidRPr="0086353E">
        <w:rPr>
          <w:b/>
          <w:noProof/>
          <w:sz w:val="20"/>
          <w:szCs w:val="20"/>
        </w:rPr>
        <mc:AlternateContent>
          <mc:Choice Requires="wps">
            <w:drawing>
              <wp:anchor distT="0" distB="0" distL="114300" distR="114300" simplePos="0" relativeHeight="251823104" behindDoc="0" locked="0" layoutInCell="1" allowOverlap="1" wp14:anchorId="3DE41ECC" wp14:editId="1C32119F">
                <wp:simplePos x="0" y="0"/>
                <wp:positionH relativeFrom="column">
                  <wp:posOffset>3810</wp:posOffset>
                </wp:positionH>
                <wp:positionV relativeFrom="paragraph">
                  <wp:posOffset>94615</wp:posOffset>
                </wp:positionV>
                <wp:extent cx="6305550" cy="590550"/>
                <wp:effectExtent l="57150" t="19050" r="76200" b="95250"/>
                <wp:wrapNone/>
                <wp:docPr id="64" name="Rectángulo 64"/>
                <wp:cNvGraphicFramePr/>
                <a:graphic xmlns:a="http://schemas.openxmlformats.org/drawingml/2006/main">
                  <a:graphicData uri="http://schemas.microsoft.com/office/word/2010/wordprocessingShape">
                    <wps:wsp>
                      <wps:cNvSpPr/>
                      <wps:spPr>
                        <a:xfrm>
                          <a:off x="0" y="0"/>
                          <a:ext cx="6305550" cy="59055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002316A1" w:rsidDel="00060594" w:rsidP="002975F3" w:rsidRDefault="002316A1" w14:paraId="1E75114B" w14:textId="3E3F09C9">
                            <w:pPr>
                              <w:jc w:val="center"/>
                              <w:rPr>
                                <w:del w:author="Humberto Arias Diaz" w:date="2023-10-02T17:48:00Z" w:id="91"/>
                                <w:lang w:val="es-MX"/>
                              </w:rPr>
                            </w:pPr>
                            <w:ins w:author="Humberto Arias Diaz" w:date="2023-10-02T17:49:00Z" w:id="92">
                              <w:r w:rsidRPr="00060594">
                                <w:rPr>
                                  <w:lang w:val="es-MX"/>
                                </w:rPr>
                                <w:t>CF07_</w:t>
                              </w:r>
                            </w:ins>
                            <w:ins w:author="Humberto Arias Diaz" w:date="2023-10-03T20:58:00Z" w:id="93">
                              <w:r>
                                <w:rPr>
                                  <w:lang w:val="es-MX"/>
                                </w:rPr>
                                <w:t>1</w:t>
                              </w:r>
                            </w:ins>
                            <w:ins w:author="Humberto Arias Diaz" w:date="2023-10-02T17:49:00Z" w:id="94">
                              <w:r w:rsidRPr="00060594">
                                <w:rPr>
                                  <w:lang w:val="es-MX"/>
                                </w:rPr>
                                <w:t>.</w:t>
                              </w:r>
                            </w:ins>
                            <w:ins w:author="Humberto Arias Diaz" w:date="2023-10-03T20:58:00Z" w:id="95">
                              <w:r>
                                <w:rPr>
                                  <w:lang w:val="es-MX"/>
                                </w:rPr>
                                <w:t>2_b</w:t>
                              </w:r>
                            </w:ins>
                            <w:ins w:author="Humberto Arias Diaz" w:date="2023-10-02T17:49:00Z" w:id="96">
                              <w:r w:rsidRPr="00060594">
                                <w:rPr>
                                  <w:lang w:val="es-MX"/>
                                </w:rPr>
                                <w:t>_Tipos de requerimientos_formato_acordeon</w:t>
                              </w:r>
                            </w:ins>
                            <w:del w:author="Humberto Arias Diaz" w:date="2023-10-02T17:48:00Z" w:id="97">
                              <w:r w:rsidDel="00060594">
                                <w:rPr>
                                  <w:lang w:val="es-MX"/>
                                </w:rPr>
                                <w:delText>Video</w:delText>
                              </w:r>
                            </w:del>
                          </w:p>
                          <w:p w:rsidRPr="002975F3" w:rsidR="002316A1" w:rsidP="00507986" w:rsidRDefault="002316A1" w14:paraId="0C253DB8" w14:textId="00302551">
                            <w:pPr>
                              <w:jc w:val="center"/>
                              <w:rPr>
                                <w:lang w:val="es-MX"/>
                              </w:rPr>
                            </w:pPr>
                            <w:del w:author="Humberto Arias Diaz" w:date="2023-10-02T17:49:00Z" w:id="98">
                              <w:r w:rsidRPr="00507986" w:rsidDel="00060594">
                                <w:rPr>
                                  <w:lang w:val="es-MX"/>
                                </w:rPr>
                                <w:delText>CF07_2.1. Tipos de requerimientos</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4" style="position:absolute;left:0;text-align:left;margin-left:.3pt;margin-top:7.45pt;width:496.5pt;height:4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1" fillcolor="#39a900" strokecolor="#4579b8 [3044]" w14:anchorId="3DE41E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">
                <v:shadow on="t" color="black" opacity="22937f" offset="0,.63889mm" origin=",.5"/>
                <v:textbox>
                  <w:txbxContent>
                    <w:p w:rsidR="002316A1" w:rsidDel="00060594" w:rsidP="002975F3" w:rsidRDefault="002316A1" w14:paraId="1E75114B" w14:textId="3E3F09C9">
                      <w:pPr>
                        <w:jc w:val="center"/>
                        <w:rPr>
                          <w:del w:author="Humberto Arias Diaz" w:date="2023-10-02T17:48:00Z" w:id="99"/>
                          <w:lang w:val="es-MX"/>
                        </w:rPr>
                      </w:pPr>
                      <w:ins w:author="Humberto Arias Diaz" w:date="2023-10-02T17:49:00Z" w:id="100">
                        <w:r w:rsidRPr="00060594">
                          <w:rPr>
                            <w:lang w:val="es-MX"/>
                          </w:rPr>
                          <w:t>CF07_</w:t>
                        </w:r>
                      </w:ins>
                      <w:ins w:author="Humberto Arias Diaz" w:date="2023-10-03T20:58:00Z" w:id="101">
                        <w:r>
                          <w:rPr>
                            <w:lang w:val="es-MX"/>
                          </w:rPr>
                          <w:t>1</w:t>
                        </w:r>
                      </w:ins>
                      <w:ins w:author="Humberto Arias Diaz" w:date="2023-10-02T17:49:00Z" w:id="102">
                        <w:r w:rsidRPr="00060594">
                          <w:rPr>
                            <w:lang w:val="es-MX"/>
                          </w:rPr>
                          <w:t>.</w:t>
                        </w:r>
                      </w:ins>
                      <w:ins w:author="Humberto Arias Diaz" w:date="2023-10-03T20:58:00Z" w:id="103">
                        <w:r>
                          <w:rPr>
                            <w:lang w:val="es-MX"/>
                          </w:rPr>
                          <w:t>2_b</w:t>
                        </w:r>
                      </w:ins>
                      <w:ins w:author="Humberto Arias Diaz" w:date="2023-10-02T17:49:00Z" w:id="104">
                        <w:r w:rsidRPr="00060594">
                          <w:rPr>
                            <w:lang w:val="es-MX"/>
                          </w:rPr>
                          <w:t>_Tipos de requerimientos_formato_acordeon</w:t>
                        </w:r>
                      </w:ins>
                      <w:del w:author="Humberto Arias Diaz" w:date="2023-10-02T17:48:00Z" w:id="105">
                        <w:r w:rsidDel="00060594">
                          <w:rPr>
                            <w:lang w:val="es-MX"/>
                          </w:rPr>
                          <w:delText>Video</w:delText>
                        </w:r>
                      </w:del>
                    </w:p>
                    <w:p w:rsidRPr="002975F3" w:rsidR="002316A1" w:rsidP="00507986" w:rsidRDefault="002316A1" w14:paraId="0C253DB8" w14:textId="00302551">
                      <w:pPr>
                        <w:jc w:val="center"/>
                        <w:rPr>
                          <w:lang w:val="es-MX"/>
                        </w:rPr>
                      </w:pPr>
                      <w:del w:author="Humberto Arias Diaz" w:date="2023-10-02T17:49:00Z" w:id="106">
                        <w:r w:rsidRPr="00507986" w:rsidDel="00060594">
                          <w:rPr>
                            <w:lang w:val="es-MX"/>
                          </w:rPr>
                          <w:delText>CF07_2.1. Tipos de requerimientos</w:delText>
                        </w:r>
                      </w:del>
                    </w:p>
                  </w:txbxContent>
                </v:textbox>
              </v:rect>
            </w:pict>
          </mc:Fallback>
        </mc:AlternateContent>
      </w:r>
    </w:p>
    <w:p w:rsidRPr="0086353E" w:rsidR="00291D4A" w:rsidP="0075352B" w:rsidRDefault="00291D4A" w14:paraId="39E033D0" w14:textId="090FFDF1">
      <w:pPr>
        <w:pBdr>
          <w:top w:val="nil"/>
          <w:left w:val="nil"/>
          <w:bottom w:val="nil"/>
          <w:right w:val="nil"/>
          <w:between w:val="nil"/>
        </w:pBdr>
        <w:snapToGrid w:val="0"/>
        <w:rPr>
          <w:bCs/>
          <w:color w:val="000000"/>
          <w:sz w:val="20"/>
          <w:szCs w:val="20"/>
        </w:rPr>
      </w:pPr>
    </w:p>
    <w:p w:rsidRPr="00904AA5" w:rsidR="00AE3611" w:rsidP="0075352B" w:rsidRDefault="00AE3611" w14:paraId="12AEEE46" w14:textId="0EB5F54A">
      <w:pPr>
        <w:pBdr>
          <w:top w:val="nil"/>
          <w:left w:val="nil"/>
          <w:bottom w:val="nil"/>
          <w:right w:val="nil"/>
          <w:between w:val="nil"/>
        </w:pBdr>
        <w:snapToGrid w:val="0"/>
        <w:ind w:left="1800"/>
        <w:rPr>
          <w:bCs/>
          <w:color w:val="000000"/>
          <w:sz w:val="20"/>
          <w:szCs w:val="20"/>
        </w:rPr>
      </w:pPr>
    </w:p>
    <w:p w:rsidR="00AE3611" w:rsidP="0075352B" w:rsidRDefault="00AE3611" w14:paraId="758FBE78" w14:textId="592658B5">
      <w:pPr>
        <w:pBdr>
          <w:top w:val="nil"/>
          <w:left w:val="nil"/>
          <w:bottom w:val="nil"/>
          <w:right w:val="nil"/>
          <w:between w:val="nil"/>
        </w:pBdr>
        <w:snapToGrid w:val="0"/>
        <w:ind w:left="1800"/>
        <w:rPr>
          <w:bCs/>
          <w:color w:val="000000"/>
          <w:sz w:val="20"/>
          <w:szCs w:val="20"/>
        </w:rPr>
      </w:pPr>
    </w:p>
    <w:p w:rsidR="00507986" w:rsidP="0075352B" w:rsidRDefault="00507986" w14:paraId="2F25FB8F" w14:textId="5F3074B0">
      <w:pPr>
        <w:pBdr>
          <w:top w:val="nil"/>
          <w:left w:val="nil"/>
          <w:bottom w:val="nil"/>
          <w:right w:val="nil"/>
          <w:between w:val="nil"/>
        </w:pBdr>
        <w:snapToGrid w:val="0"/>
        <w:ind w:left="1800"/>
        <w:rPr>
          <w:bCs/>
          <w:color w:val="000000"/>
          <w:sz w:val="20"/>
          <w:szCs w:val="20"/>
        </w:rPr>
      </w:pPr>
    </w:p>
    <w:p w:rsidRPr="00904AA5" w:rsidR="00507986" w:rsidP="0075352B" w:rsidRDefault="00507986" w14:paraId="60F978AD" w14:textId="77777777">
      <w:pPr>
        <w:pBdr>
          <w:top w:val="nil"/>
          <w:left w:val="nil"/>
          <w:bottom w:val="nil"/>
          <w:right w:val="nil"/>
          <w:between w:val="nil"/>
        </w:pBdr>
        <w:snapToGrid w:val="0"/>
        <w:ind w:left="1800"/>
        <w:rPr>
          <w:bCs/>
          <w:color w:val="000000"/>
          <w:sz w:val="20"/>
          <w:szCs w:val="20"/>
        </w:rPr>
      </w:pPr>
    </w:p>
    <w:p w:rsidR="004F31AF" w:rsidP="00BA059C" w:rsidRDefault="00B31631" w14:paraId="042B75A9" w14:textId="7E698A6D">
      <w:pPr>
        <w:pStyle w:val="Prrafodelista"/>
        <w:numPr>
          <w:ilvl w:val="0"/>
          <w:numId w:val="2"/>
        </w:numPr>
        <w:pBdr>
          <w:top w:val="nil"/>
          <w:left w:val="nil"/>
          <w:bottom w:val="nil"/>
          <w:right w:val="nil"/>
          <w:between w:val="nil"/>
        </w:pBdr>
        <w:snapToGrid w:val="0"/>
        <w:contextualSpacing w:val="0"/>
        <w:rPr>
          <w:b/>
          <w:color w:val="000000"/>
          <w:sz w:val="20"/>
          <w:szCs w:val="20"/>
        </w:rPr>
      </w:pPr>
      <w:r w:rsidRPr="00904AA5">
        <w:rPr>
          <w:b/>
          <w:color w:val="000000"/>
          <w:sz w:val="20"/>
          <w:szCs w:val="20"/>
        </w:rPr>
        <w:t xml:space="preserve">Requerimientos tecnológicos en el marco de la </w:t>
      </w:r>
      <w:r w:rsidRPr="00904AA5" w:rsidR="000C6A41">
        <w:rPr>
          <w:b/>
          <w:color w:val="000000"/>
          <w:sz w:val="20"/>
          <w:szCs w:val="20"/>
        </w:rPr>
        <w:t xml:space="preserve">arquitectura empresarial y del </w:t>
      </w:r>
      <w:r w:rsidRPr="00904AA5">
        <w:rPr>
          <w:b/>
          <w:color w:val="000000"/>
          <w:sz w:val="20"/>
          <w:szCs w:val="20"/>
        </w:rPr>
        <w:t>gobierno de riesgo y cumplimiento</w:t>
      </w:r>
      <w:r w:rsidR="00D668E4">
        <w:rPr>
          <w:b/>
          <w:color w:val="000000"/>
          <w:sz w:val="20"/>
          <w:szCs w:val="20"/>
        </w:rPr>
        <w:t>}</w:t>
      </w:r>
    </w:p>
    <w:p w:rsidRPr="00B8516C" w:rsidR="00D668E4" w:rsidP="00D668E4" w:rsidRDefault="00D668E4" w14:paraId="31F0843D" w14:textId="77777777">
      <w:pPr>
        <w:pStyle w:val="Prrafodelista"/>
        <w:pBdr>
          <w:top w:val="nil"/>
          <w:left w:val="nil"/>
          <w:bottom w:val="nil"/>
          <w:right w:val="nil"/>
          <w:between w:val="nil"/>
        </w:pBdr>
        <w:snapToGrid w:val="0"/>
        <w:ind w:left="390"/>
        <w:contextualSpacing w:val="0"/>
        <w:rPr>
          <w:b/>
          <w:color w:val="000000"/>
          <w:sz w:val="20"/>
          <w:szCs w:val="20"/>
        </w:rPr>
      </w:pPr>
    </w:p>
    <w:p w:rsidR="008243AB" w:rsidP="0075352B" w:rsidRDefault="004F31AF" w14:paraId="0E7CE867" w14:textId="6278217C">
      <w:pPr>
        <w:pBdr>
          <w:top w:val="nil"/>
          <w:left w:val="nil"/>
          <w:bottom w:val="nil"/>
          <w:right w:val="nil"/>
          <w:between w:val="nil"/>
        </w:pBdr>
        <w:snapToGrid w:val="0"/>
        <w:jc w:val="both"/>
        <w:rPr>
          <w:bCs/>
          <w:color w:val="000000"/>
          <w:sz w:val="20"/>
          <w:szCs w:val="20"/>
        </w:rPr>
      </w:pPr>
      <w:r w:rsidRPr="00904AA5">
        <w:rPr>
          <w:bCs/>
          <w:color w:val="000000"/>
          <w:sz w:val="20"/>
          <w:szCs w:val="20"/>
        </w:rPr>
        <w:t xml:space="preserve">Para lograr asimilar la normatividad </w:t>
      </w:r>
      <w:r w:rsidRPr="00904AA5" w:rsidR="000923C1">
        <w:rPr>
          <w:bCs/>
          <w:color w:val="000000"/>
          <w:sz w:val="20"/>
          <w:szCs w:val="20"/>
        </w:rPr>
        <w:t>relacionada con</w:t>
      </w:r>
      <w:r w:rsidRPr="00904AA5">
        <w:rPr>
          <w:bCs/>
          <w:color w:val="000000"/>
          <w:sz w:val="20"/>
          <w:szCs w:val="20"/>
        </w:rPr>
        <w:t xml:space="preserve"> </w:t>
      </w:r>
      <w:r w:rsidRPr="00904AA5" w:rsidR="00F23FC6">
        <w:rPr>
          <w:bCs/>
          <w:color w:val="000000"/>
          <w:sz w:val="20"/>
          <w:szCs w:val="20"/>
        </w:rPr>
        <w:t xml:space="preserve">la </w:t>
      </w:r>
      <w:r w:rsidRPr="00904AA5" w:rsidR="00F01752">
        <w:rPr>
          <w:bCs/>
          <w:color w:val="000000"/>
          <w:sz w:val="20"/>
          <w:szCs w:val="20"/>
        </w:rPr>
        <w:t>arquitectura empresarial</w:t>
      </w:r>
      <w:r w:rsidRPr="00904AA5" w:rsidR="008243AB">
        <w:rPr>
          <w:bCs/>
          <w:color w:val="000000"/>
          <w:sz w:val="20"/>
          <w:szCs w:val="20"/>
        </w:rPr>
        <w:t xml:space="preserve"> se deben conocer los lineamientos necesarios </w:t>
      </w:r>
      <w:r w:rsidRPr="00904AA5" w:rsidR="000923C1">
        <w:rPr>
          <w:bCs/>
          <w:color w:val="000000"/>
          <w:sz w:val="20"/>
          <w:szCs w:val="20"/>
        </w:rPr>
        <w:t>en las</w:t>
      </w:r>
      <w:r w:rsidRPr="00904AA5" w:rsidR="008243AB">
        <w:rPr>
          <w:bCs/>
          <w:color w:val="000000"/>
          <w:sz w:val="20"/>
          <w:szCs w:val="20"/>
        </w:rPr>
        <w:t xml:space="preserve"> guías, modelos, artefactos y manuales que encaminen la integración de una buena AE </w:t>
      </w:r>
      <w:r w:rsidRPr="00904AA5" w:rsidR="000923C1">
        <w:rPr>
          <w:bCs/>
          <w:color w:val="000000"/>
          <w:sz w:val="20"/>
          <w:szCs w:val="20"/>
        </w:rPr>
        <w:t>para</w:t>
      </w:r>
      <w:r w:rsidRPr="00904AA5" w:rsidR="008243AB">
        <w:rPr>
          <w:bCs/>
          <w:color w:val="000000"/>
          <w:sz w:val="20"/>
          <w:szCs w:val="20"/>
        </w:rPr>
        <w:t xml:space="preserve"> la institución o entidad. </w:t>
      </w:r>
      <w:r w:rsidRPr="00904AA5" w:rsidR="000923C1">
        <w:rPr>
          <w:bCs/>
          <w:color w:val="000000"/>
          <w:sz w:val="20"/>
          <w:szCs w:val="20"/>
        </w:rPr>
        <w:t xml:space="preserve">El Ministerio de las Tecnologías de la Información y </w:t>
      </w:r>
      <w:r w:rsidR="00632DC1">
        <w:rPr>
          <w:bCs/>
          <w:color w:val="000000"/>
          <w:sz w:val="20"/>
          <w:szCs w:val="20"/>
        </w:rPr>
        <w:t xml:space="preserve">las </w:t>
      </w:r>
      <w:r w:rsidRPr="00904AA5" w:rsidR="000923C1">
        <w:rPr>
          <w:bCs/>
          <w:color w:val="000000"/>
          <w:sz w:val="20"/>
          <w:szCs w:val="20"/>
        </w:rPr>
        <w:t>Comunicaciones</w:t>
      </w:r>
      <w:r w:rsidR="00744A27">
        <w:rPr>
          <w:bCs/>
          <w:color w:val="000000"/>
          <w:sz w:val="20"/>
          <w:szCs w:val="20"/>
        </w:rPr>
        <w:t>- MinTic,</w:t>
      </w:r>
      <w:r w:rsidRPr="00904AA5" w:rsidR="000923C1">
        <w:rPr>
          <w:bCs/>
          <w:color w:val="000000"/>
          <w:sz w:val="20"/>
          <w:szCs w:val="20"/>
        </w:rPr>
        <w:t xml:space="preserve"> pone a disposición una serie de documentos para apoyar dichos procesos.</w:t>
      </w:r>
    </w:p>
    <w:p w:rsidRPr="00B8516C" w:rsidR="00744A27" w:rsidP="0075352B" w:rsidRDefault="00744A27" w14:paraId="35A9769A" w14:textId="77777777">
      <w:pPr>
        <w:pBdr>
          <w:top w:val="nil"/>
          <w:left w:val="nil"/>
          <w:bottom w:val="nil"/>
          <w:right w:val="nil"/>
          <w:between w:val="nil"/>
        </w:pBdr>
        <w:snapToGrid w:val="0"/>
        <w:jc w:val="both"/>
        <w:rPr>
          <w:bCs/>
          <w:color w:val="000000"/>
          <w:sz w:val="20"/>
          <w:szCs w:val="20"/>
        </w:rPr>
      </w:pPr>
    </w:p>
    <w:p w:rsidR="008243AB" w:rsidP="0075352B" w:rsidRDefault="008243AB" w14:paraId="4F9452F6" w14:textId="30B27030">
      <w:pPr>
        <w:pBdr>
          <w:top w:val="nil"/>
          <w:left w:val="nil"/>
          <w:bottom w:val="nil"/>
          <w:right w:val="nil"/>
          <w:between w:val="nil"/>
        </w:pBdr>
        <w:snapToGrid w:val="0"/>
        <w:jc w:val="both"/>
        <w:rPr>
          <w:b/>
          <w:bCs/>
          <w:color w:val="000000"/>
          <w:sz w:val="20"/>
          <w:szCs w:val="20"/>
        </w:rPr>
      </w:pPr>
      <w:r w:rsidRPr="00904AA5">
        <w:rPr>
          <w:bCs/>
          <w:color w:val="000000"/>
          <w:sz w:val="20"/>
          <w:szCs w:val="20"/>
        </w:rPr>
        <w:t xml:space="preserve">De igual modo, </w:t>
      </w:r>
      <w:r w:rsidR="009168E9">
        <w:rPr>
          <w:bCs/>
          <w:color w:val="000000"/>
          <w:sz w:val="20"/>
          <w:szCs w:val="20"/>
        </w:rPr>
        <w:t>hay que</w:t>
      </w:r>
      <w:r w:rsidRPr="00904AA5">
        <w:rPr>
          <w:bCs/>
          <w:color w:val="000000"/>
          <w:sz w:val="20"/>
          <w:szCs w:val="20"/>
        </w:rPr>
        <w:t xml:space="preserve"> tener en cuenta que la entidad que desee alinearse de manera integral </w:t>
      </w:r>
      <w:r w:rsidR="00632DC1">
        <w:rPr>
          <w:bCs/>
          <w:color w:val="000000"/>
          <w:sz w:val="20"/>
          <w:szCs w:val="20"/>
        </w:rPr>
        <w:t>con la</w:t>
      </w:r>
      <w:r w:rsidRPr="00904AA5">
        <w:rPr>
          <w:bCs/>
          <w:color w:val="000000"/>
          <w:sz w:val="20"/>
          <w:szCs w:val="20"/>
        </w:rPr>
        <w:t xml:space="preserve"> AE</w:t>
      </w:r>
      <w:r w:rsidR="00632DC1">
        <w:rPr>
          <w:bCs/>
          <w:color w:val="000000"/>
          <w:sz w:val="20"/>
          <w:szCs w:val="20"/>
        </w:rPr>
        <w:t>,</w:t>
      </w:r>
      <w:r w:rsidRPr="00904AA5">
        <w:rPr>
          <w:bCs/>
          <w:color w:val="000000"/>
          <w:sz w:val="20"/>
          <w:szCs w:val="20"/>
        </w:rPr>
        <w:t xml:space="preserve"> debe </w:t>
      </w:r>
      <w:r w:rsidRPr="00904AA5" w:rsidR="00AE3611">
        <w:rPr>
          <w:bCs/>
          <w:color w:val="000000"/>
          <w:sz w:val="20"/>
          <w:szCs w:val="20"/>
        </w:rPr>
        <w:t>apoyarse en</w:t>
      </w:r>
      <w:r w:rsidRPr="00904AA5">
        <w:rPr>
          <w:bCs/>
          <w:color w:val="000000"/>
          <w:sz w:val="20"/>
          <w:szCs w:val="20"/>
        </w:rPr>
        <w:t xml:space="preserve"> un profesional experto en la materia</w:t>
      </w:r>
      <w:r w:rsidRPr="00904AA5" w:rsidR="00C330ED">
        <w:rPr>
          <w:bCs/>
          <w:color w:val="000000"/>
          <w:sz w:val="20"/>
          <w:szCs w:val="20"/>
        </w:rPr>
        <w:t xml:space="preserve"> para </w:t>
      </w:r>
      <w:r w:rsidRPr="00904AA5">
        <w:rPr>
          <w:bCs/>
          <w:color w:val="000000"/>
          <w:sz w:val="20"/>
          <w:szCs w:val="20"/>
        </w:rPr>
        <w:t xml:space="preserve">implementar de buena manera cada uno de los </w:t>
      </w:r>
      <w:r w:rsidRPr="00881375">
        <w:rPr>
          <w:bCs/>
          <w:i/>
          <w:color w:val="000000"/>
          <w:sz w:val="20"/>
          <w:szCs w:val="20"/>
        </w:rPr>
        <w:t>ítems</w:t>
      </w:r>
      <w:r w:rsidRPr="00904AA5">
        <w:rPr>
          <w:bCs/>
          <w:color w:val="000000"/>
          <w:sz w:val="20"/>
          <w:szCs w:val="20"/>
        </w:rPr>
        <w:t xml:space="preserve"> que pide la norma. Estos profesionales que se dedican a la implementación de AE son los llamados </w:t>
      </w:r>
      <w:r w:rsidRPr="00904AA5">
        <w:rPr>
          <w:b/>
          <w:bCs/>
          <w:color w:val="000000"/>
          <w:sz w:val="20"/>
          <w:szCs w:val="20"/>
        </w:rPr>
        <w:t xml:space="preserve">arquitectos de TI. </w:t>
      </w:r>
    </w:p>
    <w:p w:rsidRPr="00904AA5" w:rsidR="00744A27" w:rsidP="0075352B" w:rsidRDefault="00744A27" w14:paraId="4886A34D" w14:textId="77777777">
      <w:pPr>
        <w:pBdr>
          <w:top w:val="nil"/>
          <w:left w:val="nil"/>
          <w:bottom w:val="nil"/>
          <w:right w:val="nil"/>
          <w:between w:val="nil"/>
        </w:pBdr>
        <w:snapToGrid w:val="0"/>
        <w:jc w:val="both"/>
        <w:rPr>
          <w:bCs/>
          <w:color w:val="000000"/>
          <w:sz w:val="20"/>
          <w:szCs w:val="20"/>
        </w:rPr>
      </w:pPr>
    </w:p>
    <w:p w:rsidR="00C72C33" w:rsidP="00744A27" w:rsidRDefault="00744A27" w14:paraId="6D0665C5" w14:textId="63EE0A47">
      <w:pPr>
        <w:snapToGrid w:val="0"/>
        <w:jc w:val="both"/>
        <w:rPr>
          <w:bCs/>
          <w:sz w:val="20"/>
          <w:szCs w:val="20"/>
        </w:rPr>
      </w:pPr>
      <w:r>
        <w:rPr>
          <w:sz w:val="20"/>
          <w:szCs w:val="20"/>
        </w:rPr>
        <w:t xml:space="preserve">Existe algunas </w:t>
      </w:r>
      <w:r w:rsidRPr="00904AA5" w:rsidR="00581805">
        <w:rPr>
          <w:sz w:val="20"/>
          <w:szCs w:val="20"/>
        </w:rPr>
        <w:t>fases para el desarrollo de la AE en una organ</w:t>
      </w:r>
      <w:r>
        <w:rPr>
          <w:sz w:val="20"/>
          <w:szCs w:val="20"/>
        </w:rPr>
        <w:t xml:space="preserve">ización, estas se consisten </w:t>
      </w:r>
      <w:r w:rsidRPr="00904AA5" w:rsidR="00C72C33">
        <w:rPr>
          <w:bCs/>
          <w:sz w:val="20"/>
          <w:szCs w:val="20"/>
        </w:rPr>
        <w:t>e</w:t>
      </w:r>
      <w:r>
        <w:rPr>
          <w:bCs/>
          <w:sz w:val="20"/>
          <w:szCs w:val="20"/>
        </w:rPr>
        <w:t>n</w:t>
      </w:r>
      <w:r w:rsidRPr="00904AA5" w:rsidR="00C72C33">
        <w:rPr>
          <w:bCs/>
          <w:sz w:val="20"/>
          <w:szCs w:val="20"/>
        </w:rPr>
        <w:t xml:space="preserve"> un proceso iterativo donde en cada ejercicio se realizan las fases 2 y 3 del </w:t>
      </w:r>
      <w:r w:rsidR="00D80765">
        <w:rPr>
          <w:bCs/>
          <w:sz w:val="20"/>
          <w:szCs w:val="20"/>
        </w:rPr>
        <w:t>g</w:t>
      </w:r>
      <w:r w:rsidRPr="00904AA5" w:rsidR="00C72C33">
        <w:rPr>
          <w:bCs/>
          <w:sz w:val="20"/>
          <w:szCs w:val="20"/>
        </w:rPr>
        <w:t xml:space="preserve">obierno, utilizando la estrategia del uso y la aplicación de la AE. </w:t>
      </w:r>
    </w:p>
    <w:p w:rsidRPr="00904AA5" w:rsidR="00744A27" w:rsidP="00744A27" w:rsidRDefault="00744A27" w14:paraId="3E0D2E9E" w14:textId="77777777">
      <w:pPr>
        <w:snapToGrid w:val="0"/>
        <w:jc w:val="both"/>
        <w:rPr>
          <w:bCs/>
          <w:sz w:val="20"/>
          <w:szCs w:val="20"/>
        </w:rPr>
      </w:pPr>
    </w:p>
    <w:p w:rsidRPr="00904AA5" w:rsidR="00C72C33" w:rsidP="0075352B" w:rsidRDefault="00C72C33" w14:paraId="7F13428B" w14:textId="3D20AC69">
      <w:pPr>
        <w:pBdr>
          <w:top w:val="nil"/>
          <w:left w:val="nil"/>
          <w:bottom w:val="nil"/>
          <w:right w:val="nil"/>
          <w:between w:val="nil"/>
        </w:pBdr>
        <w:snapToGrid w:val="0"/>
        <w:jc w:val="both"/>
        <w:rPr>
          <w:bCs/>
          <w:sz w:val="20"/>
          <w:szCs w:val="20"/>
        </w:rPr>
      </w:pPr>
      <w:r w:rsidRPr="00904AA5">
        <w:rPr>
          <w:bCs/>
          <w:sz w:val="20"/>
          <w:szCs w:val="20"/>
        </w:rPr>
        <w:t xml:space="preserve">Es necesario mencionar que </w:t>
      </w:r>
      <w:r w:rsidRPr="00904AA5" w:rsidR="00F70ED5">
        <w:rPr>
          <w:bCs/>
          <w:sz w:val="20"/>
          <w:szCs w:val="20"/>
        </w:rPr>
        <w:t xml:space="preserve">antes de iniciar una aplicación del ejercicio de AE, la organización debe tener definida la estrategia del </w:t>
      </w:r>
      <w:r w:rsidRPr="00904AA5" w:rsidR="001777BE">
        <w:rPr>
          <w:bCs/>
          <w:sz w:val="20"/>
          <w:szCs w:val="20"/>
        </w:rPr>
        <w:t>P</w:t>
      </w:r>
      <w:r w:rsidRPr="00904AA5" w:rsidR="00F70ED5">
        <w:rPr>
          <w:bCs/>
          <w:sz w:val="20"/>
          <w:szCs w:val="20"/>
        </w:rPr>
        <w:t xml:space="preserve">lan </w:t>
      </w:r>
      <w:r w:rsidR="00744A27">
        <w:rPr>
          <w:bCs/>
          <w:sz w:val="20"/>
          <w:szCs w:val="20"/>
        </w:rPr>
        <w:t>E</w:t>
      </w:r>
      <w:r w:rsidRPr="00904AA5" w:rsidR="00D80765">
        <w:rPr>
          <w:bCs/>
          <w:sz w:val="20"/>
          <w:szCs w:val="20"/>
        </w:rPr>
        <w:t xml:space="preserve">stratégico de </w:t>
      </w:r>
      <w:r w:rsidR="00744A27">
        <w:rPr>
          <w:bCs/>
          <w:sz w:val="20"/>
          <w:szCs w:val="20"/>
        </w:rPr>
        <w:t>Tecnologías de la I</w:t>
      </w:r>
      <w:r w:rsidRPr="00904AA5" w:rsidR="00D80765">
        <w:rPr>
          <w:bCs/>
          <w:sz w:val="20"/>
          <w:szCs w:val="20"/>
        </w:rPr>
        <w:t xml:space="preserve">nformación </w:t>
      </w:r>
      <w:r w:rsidRPr="00904AA5" w:rsidR="001777BE">
        <w:rPr>
          <w:bCs/>
          <w:sz w:val="20"/>
          <w:szCs w:val="20"/>
        </w:rPr>
        <w:t>(</w:t>
      </w:r>
      <w:r w:rsidRPr="00904AA5" w:rsidR="00F70ED5">
        <w:rPr>
          <w:bCs/>
          <w:sz w:val="20"/>
          <w:szCs w:val="20"/>
        </w:rPr>
        <w:t>PETI</w:t>
      </w:r>
      <w:r w:rsidRPr="00904AA5" w:rsidR="001777BE">
        <w:rPr>
          <w:bCs/>
          <w:sz w:val="20"/>
          <w:szCs w:val="20"/>
        </w:rPr>
        <w:t>)</w:t>
      </w:r>
      <w:r w:rsidRPr="00904AA5" w:rsidR="00E95D64">
        <w:rPr>
          <w:bCs/>
          <w:sz w:val="20"/>
          <w:szCs w:val="20"/>
        </w:rPr>
        <w:t xml:space="preserve">. De igual modo, dependiendo de </w:t>
      </w:r>
      <w:r w:rsidRPr="00904AA5">
        <w:rPr>
          <w:bCs/>
          <w:sz w:val="20"/>
          <w:szCs w:val="20"/>
        </w:rPr>
        <w:t xml:space="preserve">los distintos sectores empresariales y de la interpretación o </w:t>
      </w:r>
      <w:r w:rsidRPr="00904AA5" w:rsidR="00F70ED5">
        <w:rPr>
          <w:bCs/>
          <w:sz w:val="20"/>
          <w:szCs w:val="20"/>
        </w:rPr>
        <w:t>diagnóstico</w:t>
      </w:r>
      <w:r w:rsidRPr="00904AA5">
        <w:rPr>
          <w:bCs/>
          <w:sz w:val="20"/>
          <w:szCs w:val="20"/>
        </w:rPr>
        <w:t xml:space="preserve"> de las necesidades </w:t>
      </w:r>
      <w:r w:rsidRPr="00904AA5" w:rsidR="00F70ED5">
        <w:rPr>
          <w:bCs/>
          <w:sz w:val="20"/>
          <w:szCs w:val="20"/>
        </w:rPr>
        <w:t>tecnológicas</w:t>
      </w:r>
      <w:r w:rsidRPr="00904AA5">
        <w:rPr>
          <w:bCs/>
          <w:sz w:val="20"/>
          <w:szCs w:val="20"/>
        </w:rPr>
        <w:t xml:space="preserve"> que presente</w:t>
      </w:r>
      <w:r w:rsidR="006957EB">
        <w:rPr>
          <w:bCs/>
          <w:sz w:val="20"/>
          <w:szCs w:val="20"/>
        </w:rPr>
        <w:t xml:space="preserve"> </w:t>
      </w:r>
      <w:r w:rsidRPr="00904AA5">
        <w:rPr>
          <w:bCs/>
          <w:sz w:val="20"/>
          <w:szCs w:val="20"/>
        </w:rPr>
        <w:t xml:space="preserve">se hará </w:t>
      </w:r>
      <w:r w:rsidRPr="00904AA5" w:rsidR="00F70ED5">
        <w:rPr>
          <w:bCs/>
          <w:sz w:val="20"/>
          <w:szCs w:val="20"/>
        </w:rPr>
        <w:t xml:space="preserve">el proceso de evaluación del </w:t>
      </w:r>
      <w:r w:rsidRPr="00904AA5" w:rsidR="00E95D64">
        <w:rPr>
          <w:bCs/>
          <w:sz w:val="20"/>
          <w:szCs w:val="20"/>
        </w:rPr>
        <w:t>PETI.</w:t>
      </w:r>
    </w:p>
    <w:p w:rsidR="00744A27" w:rsidP="0075352B" w:rsidRDefault="00C52AFE" w14:paraId="36E60028" w14:textId="77777777">
      <w:pPr>
        <w:pBdr>
          <w:top w:val="nil"/>
          <w:left w:val="nil"/>
          <w:bottom w:val="nil"/>
          <w:right w:val="nil"/>
          <w:between w:val="nil"/>
        </w:pBdr>
        <w:snapToGrid w:val="0"/>
        <w:jc w:val="both"/>
        <w:rPr>
          <w:bCs/>
          <w:sz w:val="20"/>
          <w:szCs w:val="20"/>
        </w:rPr>
      </w:pPr>
      <w:r>
        <w:rPr>
          <w:bCs/>
          <w:sz w:val="20"/>
          <w:szCs w:val="20"/>
        </w:rPr>
        <w:lastRenderedPageBreak/>
        <w:t>Se r</w:t>
      </w:r>
      <w:r w:rsidRPr="00904AA5" w:rsidR="00C330ED">
        <w:rPr>
          <w:bCs/>
          <w:sz w:val="20"/>
          <w:szCs w:val="20"/>
        </w:rPr>
        <w:t>evis</w:t>
      </w:r>
      <w:r>
        <w:rPr>
          <w:bCs/>
          <w:sz w:val="20"/>
          <w:szCs w:val="20"/>
        </w:rPr>
        <w:t>a</w:t>
      </w:r>
      <w:r w:rsidRPr="00904AA5" w:rsidR="00005AB7">
        <w:rPr>
          <w:bCs/>
          <w:sz w:val="20"/>
          <w:szCs w:val="20"/>
        </w:rPr>
        <w:t xml:space="preserve"> </w:t>
      </w:r>
      <w:r>
        <w:rPr>
          <w:bCs/>
          <w:sz w:val="20"/>
          <w:szCs w:val="20"/>
        </w:rPr>
        <w:t xml:space="preserve">a continuación, </w:t>
      </w:r>
      <w:r w:rsidRPr="00904AA5" w:rsidR="00005AB7">
        <w:rPr>
          <w:bCs/>
          <w:sz w:val="20"/>
          <w:szCs w:val="20"/>
        </w:rPr>
        <w:t xml:space="preserve">los aspectos fundamentales del Plan </w:t>
      </w:r>
      <w:r w:rsidR="00744A27">
        <w:rPr>
          <w:bCs/>
          <w:sz w:val="20"/>
          <w:szCs w:val="20"/>
        </w:rPr>
        <w:t>Estratégico d</w:t>
      </w:r>
      <w:r w:rsidRPr="00904AA5" w:rsidR="00744A27">
        <w:rPr>
          <w:bCs/>
          <w:sz w:val="20"/>
          <w:szCs w:val="20"/>
        </w:rPr>
        <w:t xml:space="preserve">e Tecnologías de la Información </w:t>
      </w:r>
      <w:r w:rsidRPr="00904AA5" w:rsidR="00005AB7">
        <w:rPr>
          <w:bCs/>
          <w:sz w:val="20"/>
          <w:szCs w:val="20"/>
        </w:rPr>
        <w:t>(PETI):</w:t>
      </w:r>
    </w:p>
    <w:p w:rsidRPr="0086353E" w:rsidR="00E95D64" w:rsidP="0075352B" w:rsidRDefault="00E95D64" w14:paraId="5C0800AC" w14:textId="24F3C554">
      <w:pPr>
        <w:pBdr>
          <w:top w:val="nil"/>
          <w:left w:val="nil"/>
          <w:bottom w:val="nil"/>
          <w:right w:val="nil"/>
          <w:between w:val="nil"/>
        </w:pBdr>
        <w:snapToGrid w:val="0"/>
        <w:jc w:val="both"/>
        <w:rPr>
          <w:bCs/>
          <w:sz w:val="20"/>
          <w:szCs w:val="20"/>
        </w:rPr>
      </w:pPr>
    </w:p>
    <w:p w:rsidRPr="0086353E" w:rsidR="00AE3611" w:rsidP="0075352B" w:rsidRDefault="004D2436" w14:paraId="6C6AACF2" w14:textId="52B08C79">
      <w:pPr>
        <w:pBdr>
          <w:top w:val="nil"/>
          <w:left w:val="nil"/>
          <w:bottom w:val="nil"/>
          <w:right w:val="nil"/>
          <w:between w:val="nil"/>
        </w:pBdr>
        <w:snapToGrid w:val="0"/>
        <w:jc w:val="both"/>
        <w:rPr>
          <w:bCs/>
          <w:sz w:val="20"/>
          <w:szCs w:val="20"/>
        </w:rPr>
      </w:pPr>
      <w:r w:rsidRPr="0086353E">
        <w:rPr>
          <w:b/>
          <w:noProof/>
          <w:sz w:val="20"/>
          <w:szCs w:val="20"/>
        </w:rPr>
        <mc:AlternateContent>
          <mc:Choice Requires="wps">
            <w:drawing>
              <wp:anchor distT="0" distB="0" distL="114300" distR="114300" simplePos="0" relativeHeight="251835392" behindDoc="0" locked="0" layoutInCell="1" allowOverlap="1" wp14:anchorId="2C9DCC50" wp14:editId="04370D2E">
                <wp:simplePos x="0" y="0"/>
                <wp:positionH relativeFrom="column">
                  <wp:posOffset>-34290</wp:posOffset>
                </wp:positionH>
                <wp:positionV relativeFrom="paragraph">
                  <wp:posOffset>17780</wp:posOffset>
                </wp:positionV>
                <wp:extent cx="6343650" cy="590550"/>
                <wp:effectExtent l="57150" t="19050" r="76200" b="95250"/>
                <wp:wrapNone/>
                <wp:docPr id="70" name="Rectángulo 70"/>
                <wp:cNvGraphicFramePr/>
                <a:graphic xmlns:a="http://schemas.openxmlformats.org/drawingml/2006/main">
                  <a:graphicData uri="http://schemas.microsoft.com/office/word/2010/wordprocessingShape">
                    <wps:wsp>
                      <wps:cNvSpPr/>
                      <wps:spPr>
                        <a:xfrm>
                          <a:off x="0" y="0"/>
                          <a:ext cx="6343650" cy="59055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002316A1" w:rsidP="002975F3" w:rsidRDefault="002316A1" w14:paraId="10B9D376" w14:textId="517AFF01">
                            <w:pPr>
                              <w:jc w:val="center"/>
                              <w:rPr>
                                <w:lang w:val="es-MX"/>
                              </w:rPr>
                            </w:pPr>
                            <w:r>
                              <w:rPr>
                                <w:lang w:val="es-MX"/>
                              </w:rPr>
                              <w:t>Infografía interactiva</w:t>
                            </w:r>
                          </w:p>
                          <w:p w:rsidRPr="002975F3" w:rsidR="002316A1" w:rsidP="002975F3" w:rsidRDefault="002316A1" w14:paraId="43F1FE41" w14:textId="06CE15D5">
                            <w:pPr>
                              <w:jc w:val="center"/>
                              <w:rPr>
                                <w:lang w:val="es-MX"/>
                              </w:rPr>
                            </w:pPr>
                            <w:r>
                              <w:rPr>
                                <w:lang w:val="es-MX"/>
                              </w:rPr>
                              <w:t>CF07_2</w:t>
                            </w:r>
                            <w:ins w:author="Humberto Arias Diaz" w:date="2023-10-03T22:15:00Z" w:id="108">
                              <w:r>
                                <w:rPr>
                                  <w:lang w:val="es-MX"/>
                                </w:rPr>
                                <w:t>_a</w:t>
                              </w:r>
                            </w:ins>
                            <w:del w:author="Humberto Arias Diaz" w:date="2023-10-03T11:23:00Z" w:id="109">
                              <w:r w:rsidDel="000B5F65">
                                <w:rPr>
                                  <w:lang w:val="es-MX"/>
                                </w:rPr>
                                <w:delText>.2</w:delText>
                              </w:r>
                            </w:del>
                            <w:r>
                              <w:rPr>
                                <w:lang w:val="es-MX"/>
                              </w:rPr>
                              <w:t>_</w:t>
                            </w:r>
                            <w:del w:author="Humberto Arias Diaz" w:date="2023-10-03T11:23:00Z" w:id="110">
                              <w:r w:rsidDel="000B5F65">
                                <w:rPr>
                                  <w:lang w:val="es-MX"/>
                                </w:rPr>
                                <w:delText xml:space="preserve"> </w:delText>
                              </w:r>
                            </w:del>
                            <w:ins w:author="Humberto Arias Diaz" w:date="2023-10-03T11:23:00Z" w:id="111">
                              <w:r>
                                <w:rPr>
                                  <w:lang w:val="es-MX"/>
                                </w:rPr>
                                <w:t>P</w:t>
                              </w:r>
                            </w:ins>
                            <w:del w:author="Humberto Arias Diaz" w:date="2023-10-03T11:23:00Z" w:id="112">
                              <w:r w:rsidDel="000B5F65">
                                <w:rPr>
                                  <w:lang w:val="es-MX"/>
                                </w:rPr>
                                <w:delText>P</w:delText>
                              </w:r>
                            </w:del>
                            <w:r>
                              <w:rPr>
                                <w:lang w:val="es-MX"/>
                              </w:rPr>
                              <w:t>ETI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70" style="position:absolute;left:0;text-align:left;margin-left:-2.7pt;margin-top:1.4pt;width:499.5pt;height:46.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2" fillcolor="#39a900" strokecolor="#4579b8 [3044]" w14:anchorId="2C9DCC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">
                <v:shadow on="t" color="black" opacity="22937f" offset="0,.63889mm" origin=",.5"/>
                <v:textbox>
                  <w:txbxContent>
                    <w:p w:rsidR="002316A1" w:rsidP="002975F3" w:rsidRDefault="002316A1" w14:paraId="10B9D376" w14:textId="517AFF01">
                      <w:pPr>
                        <w:jc w:val="center"/>
                        <w:rPr>
                          <w:lang w:val="es-MX"/>
                        </w:rPr>
                      </w:pPr>
                      <w:r>
                        <w:rPr>
                          <w:lang w:val="es-MX"/>
                        </w:rPr>
                        <w:t>Infografía interactiva</w:t>
                      </w:r>
                    </w:p>
                    <w:p w:rsidRPr="002975F3" w:rsidR="002316A1" w:rsidP="002975F3" w:rsidRDefault="002316A1" w14:paraId="43F1FE41" w14:textId="06CE15D5">
                      <w:pPr>
                        <w:jc w:val="center"/>
                        <w:rPr>
                          <w:lang w:val="es-MX"/>
                        </w:rPr>
                      </w:pPr>
                      <w:r>
                        <w:rPr>
                          <w:lang w:val="es-MX"/>
                        </w:rPr>
                        <w:t>CF07_2</w:t>
                      </w:r>
                      <w:ins w:author="Humberto Arias Diaz" w:date="2023-10-03T22:15:00Z" w:id="113">
                        <w:r>
                          <w:rPr>
                            <w:lang w:val="es-MX"/>
                          </w:rPr>
                          <w:t>_a</w:t>
                        </w:r>
                      </w:ins>
                      <w:del w:author="Humberto Arias Diaz" w:date="2023-10-03T11:23:00Z" w:id="114">
                        <w:r w:rsidDel="000B5F65">
                          <w:rPr>
                            <w:lang w:val="es-MX"/>
                          </w:rPr>
                          <w:delText>.2</w:delText>
                        </w:r>
                      </w:del>
                      <w:r>
                        <w:rPr>
                          <w:lang w:val="es-MX"/>
                        </w:rPr>
                        <w:t>_</w:t>
                      </w:r>
                      <w:del w:author="Humberto Arias Diaz" w:date="2023-10-03T11:23:00Z" w:id="115">
                        <w:r w:rsidDel="000B5F65">
                          <w:rPr>
                            <w:lang w:val="es-MX"/>
                          </w:rPr>
                          <w:delText xml:space="preserve"> </w:delText>
                        </w:r>
                      </w:del>
                      <w:ins w:author="Humberto Arias Diaz" w:date="2023-10-03T11:23:00Z" w:id="116">
                        <w:r>
                          <w:rPr>
                            <w:lang w:val="es-MX"/>
                          </w:rPr>
                          <w:t>P</w:t>
                        </w:r>
                      </w:ins>
                      <w:del w:author="Humberto Arias Diaz" w:date="2023-10-03T11:23:00Z" w:id="117">
                        <w:r w:rsidDel="000B5F65">
                          <w:rPr>
                            <w:lang w:val="es-MX"/>
                          </w:rPr>
                          <w:delText>P</w:delText>
                        </w:r>
                      </w:del>
                      <w:r>
                        <w:rPr>
                          <w:lang w:val="es-MX"/>
                        </w:rPr>
                        <w:t>ETI</w:t>
                      </w:r>
                    </w:p>
                  </w:txbxContent>
                </v:textbox>
              </v:rect>
            </w:pict>
          </mc:Fallback>
        </mc:AlternateContent>
      </w:r>
    </w:p>
    <w:p w:rsidRPr="0086353E" w:rsidR="00AE3611" w:rsidP="0075352B" w:rsidRDefault="00AE3611" w14:paraId="7C6B0314" w14:textId="306218F1">
      <w:pPr>
        <w:pBdr>
          <w:top w:val="nil"/>
          <w:left w:val="nil"/>
          <w:bottom w:val="nil"/>
          <w:right w:val="nil"/>
          <w:between w:val="nil"/>
        </w:pBdr>
        <w:snapToGrid w:val="0"/>
        <w:jc w:val="both"/>
        <w:rPr>
          <w:bCs/>
          <w:sz w:val="20"/>
          <w:szCs w:val="20"/>
        </w:rPr>
      </w:pPr>
    </w:p>
    <w:p w:rsidR="00AE3611" w:rsidP="0075352B" w:rsidRDefault="00AE3611" w14:paraId="3E63A700" w14:textId="3B0E4C28">
      <w:pPr>
        <w:pBdr>
          <w:top w:val="nil"/>
          <w:left w:val="nil"/>
          <w:bottom w:val="nil"/>
          <w:right w:val="nil"/>
          <w:between w:val="nil"/>
        </w:pBdr>
        <w:snapToGrid w:val="0"/>
        <w:jc w:val="both"/>
        <w:rPr>
          <w:bCs/>
          <w:sz w:val="20"/>
          <w:szCs w:val="20"/>
        </w:rPr>
      </w:pPr>
    </w:p>
    <w:p w:rsidR="00744A27" w:rsidP="0075352B" w:rsidRDefault="00744A27" w14:paraId="2E8C5D4B" w14:textId="718326B6">
      <w:pPr>
        <w:pBdr>
          <w:top w:val="nil"/>
          <w:left w:val="nil"/>
          <w:bottom w:val="nil"/>
          <w:right w:val="nil"/>
          <w:between w:val="nil"/>
        </w:pBdr>
        <w:snapToGrid w:val="0"/>
        <w:jc w:val="both"/>
        <w:rPr>
          <w:bCs/>
          <w:sz w:val="20"/>
          <w:szCs w:val="20"/>
        </w:rPr>
      </w:pPr>
    </w:p>
    <w:p w:rsidRPr="00904AA5" w:rsidR="00AE3611" w:rsidP="0075352B" w:rsidRDefault="00AE3611" w14:paraId="37F057B6" w14:textId="77777777">
      <w:pPr>
        <w:pBdr>
          <w:top w:val="nil"/>
          <w:left w:val="nil"/>
          <w:bottom w:val="nil"/>
          <w:right w:val="nil"/>
          <w:between w:val="nil"/>
        </w:pBdr>
        <w:snapToGrid w:val="0"/>
        <w:jc w:val="both"/>
        <w:rPr>
          <w:bCs/>
          <w:sz w:val="20"/>
          <w:szCs w:val="20"/>
        </w:rPr>
      </w:pPr>
    </w:p>
    <w:p w:rsidR="00C72C33" w:rsidP="00BA059C" w:rsidRDefault="001777BE" w14:paraId="3724E94D" w14:textId="5CF571F0">
      <w:pPr>
        <w:pStyle w:val="Prrafodelista"/>
        <w:numPr>
          <w:ilvl w:val="0"/>
          <w:numId w:val="12"/>
        </w:numPr>
        <w:pBdr>
          <w:top w:val="nil"/>
          <w:left w:val="nil"/>
          <w:bottom w:val="nil"/>
          <w:right w:val="nil"/>
          <w:between w:val="nil"/>
        </w:pBdr>
        <w:snapToGrid w:val="0"/>
        <w:contextualSpacing w:val="0"/>
        <w:jc w:val="both"/>
        <w:rPr>
          <w:b/>
          <w:sz w:val="20"/>
          <w:szCs w:val="20"/>
        </w:rPr>
      </w:pPr>
      <w:r w:rsidRPr="00904AA5">
        <w:rPr>
          <w:b/>
          <w:sz w:val="20"/>
          <w:szCs w:val="20"/>
        </w:rPr>
        <w:t xml:space="preserve">Fase 1. </w:t>
      </w:r>
      <w:r w:rsidRPr="00904AA5" w:rsidR="00C72C33">
        <w:rPr>
          <w:b/>
          <w:sz w:val="20"/>
          <w:szCs w:val="20"/>
        </w:rPr>
        <w:t>Definición de la estrategia para la realización de la AE</w:t>
      </w:r>
    </w:p>
    <w:p w:rsidRPr="00904AA5" w:rsidR="00744A27" w:rsidP="00744A27" w:rsidRDefault="00744A27" w14:paraId="4F20F81A" w14:textId="77777777">
      <w:pPr>
        <w:pStyle w:val="Prrafodelista"/>
        <w:pBdr>
          <w:top w:val="nil"/>
          <w:left w:val="nil"/>
          <w:bottom w:val="nil"/>
          <w:right w:val="nil"/>
          <w:between w:val="nil"/>
        </w:pBdr>
        <w:snapToGrid w:val="0"/>
        <w:contextualSpacing w:val="0"/>
        <w:jc w:val="both"/>
        <w:rPr>
          <w:b/>
          <w:sz w:val="20"/>
          <w:szCs w:val="20"/>
        </w:rPr>
      </w:pPr>
    </w:p>
    <w:p w:rsidRPr="0086353E" w:rsidR="003D355C" w:rsidP="0075352B" w:rsidRDefault="007F2CA3" w14:paraId="68E163C8" w14:textId="53718752">
      <w:pPr>
        <w:pBdr>
          <w:top w:val="nil"/>
          <w:left w:val="nil"/>
          <w:bottom w:val="nil"/>
          <w:right w:val="nil"/>
          <w:between w:val="nil"/>
        </w:pBdr>
        <w:snapToGrid w:val="0"/>
        <w:jc w:val="both"/>
        <w:rPr>
          <w:bCs/>
          <w:sz w:val="20"/>
          <w:szCs w:val="20"/>
        </w:rPr>
      </w:pPr>
      <w:r w:rsidRPr="00904AA5">
        <w:rPr>
          <w:sz w:val="20"/>
          <w:szCs w:val="20"/>
        </w:rPr>
        <w:t>En esta</w:t>
      </w:r>
      <w:r w:rsidRPr="00904AA5" w:rsidR="005061DC">
        <w:rPr>
          <w:bCs/>
          <w:sz w:val="20"/>
          <w:szCs w:val="20"/>
        </w:rPr>
        <w:t xml:space="preserve"> fase se deben realizar varias actividades, </w:t>
      </w:r>
      <w:r w:rsidRPr="00904AA5">
        <w:rPr>
          <w:bCs/>
          <w:sz w:val="20"/>
          <w:szCs w:val="20"/>
        </w:rPr>
        <w:t>a partir de</w:t>
      </w:r>
      <w:r w:rsidRPr="00904AA5" w:rsidR="005061DC">
        <w:rPr>
          <w:bCs/>
          <w:sz w:val="20"/>
          <w:szCs w:val="20"/>
        </w:rPr>
        <w:t xml:space="preserve"> la presentación actual de la AE en la org</w:t>
      </w:r>
      <w:r w:rsidR="00744A27">
        <w:rPr>
          <w:bCs/>
          <w:sz w:val="20"/>
          <w:szCs w:val="20"/>
        </w:rPr>
        <w:t xml:space="preserve">anización o su diagnóstico y </w:t>
      </w:r>
      <w:r w:rsidRPr="00904AA5" w:rsidR="005061DC">
        <w:rPr>
          <w:bCs/>
          <w:sz w:val="20"/>
          <w:szCs w:val="20"/>
        </w:rPr>
        <w:t>objetivo</w:t>
      </w:r>
      <w:r w:rsidR="00A666B8">
        <w:rPr>
          <w:bCs/>
          <w:sz w:val="20"/>
          <w:szCs w:val="20"/>
        </w:rPr>
        <w:t>, como también,</w:t>
      </w:r>
      <w:r w:rsidRPr="00904AA5" w:rsidR="005061DC">
        <w:rPr>
          <w:bCs/>
          <w:sz w:val="20"/>
          <w:szCs w:val="20"/>
        </w:rPr>
        <w:t xml:space="preserve"> alcanzar las metas que definen una AE integral y ajustada</w:t>
      </w:r>
      <w:r w:rsidRPr="00904AA5">
        <w:rPr>
          <w:bCs/>
          <w:sz w:val="20"/>
          <w:szCs w:val="20"/>
        </w:rPr>
        <w:t xml:space="preserve">. </w:t>
      </w:r>
      <w:r w:rsidRPr="00904AA5" w:rsidR="003F76B0">
        <w:rPr>
          <w:bCs/>
          <w:sz w:val="20"/>
          <w:szCs w:val="20"/>
        </w:rPr>
        <w:t>Este ejercicio debe estar liderado por el área de planeación de la entidad, la dirección de sistemas y TI. La oficina de TI realizar</w:t>
      </w:r>
      <w:r w:rsidRPr="00904AA5" w:rsidR="003D355C">
        <w:rPr>
          <w:bCs/>
          <w:sz w:val="20"/>
          <w:szCs w:val="20"/>
        </w:rPr>
        <w:t>á</w:t>
      </w:r>
      <w:r w:rsidRPr="00904AA5" w:rsidR="003F76B0">
        <w:rPr>
          <w:bCs/>
          <w:sz w:val="20"/>
          <w:szCs w:val="20"/>
        </w:rPr>
        <w:t xml:space="preserve"> el levantamiento de los interesados (</w:t>
      </w:r>
      <w:r w:rsidRPr="00904AA5" w:rsidR="003F76B0">
        <w:rPr>
          <w:bCs/>
          <w:i/>
          <w:sz w:val="20"/>
          <w:szCs w:val="20"/>
        </w:rPr>
        <w:t>stakeholders</w:t>
      </w:r>
      <w:r w:rsidRPr="00904AA5" w:rsidR="003F76B0">
        <w:rPr>
          <w:bCs/>
          <w:sz w:val="20"/>
          <w:szCs w:val="20"/>
        </w:rPr>
        <w:t xml:space="preserve">), las necesidades, las preocupaciones, los procesos de la institución, </w:t>
      </w:r>
      <w:r w:rsidR="00540C44">
        <w:rPr>
          <w:bCs/>
          <w:sz w:val="20"/>
          <w:szCs w:val="20"/>
        </w:rPr>
        <w:t xml:space="preserve">la </w:t>
      </w:r>
      <w:r w:rsidRPr="00904AA5" w:rsidR="003F76B0">
        <w:rPr>
          <w:bCs/>
          <w:sz w:val="20"/>
          <w:szCs w:val="20"/>
        </w:rPr>
        <w:t xml:space="preserve">información tecnológica, </w:t>
      </w:r>
      <w:r w:rsidR="00540C44">
        <w:rPr>
          <w:bCs/>
          <w:sz w:val="20"/>
          <w:szCs w:val="20"/>
        </w:rPr>
        <w:t xml:space="preserve">los </w:t>
      </w:r>
      <w:r w:rsidRPr="00904AA5" w:rsidR="003F76B0">
        <w:rPr>
          <w:bCs/>
          <w:sz w:val="20"/>
          <w:szCs w:val="20"/>
        </w:rPr>
        <w:t xml:space="preserve">sistemas y </w:t>
      </w:r>
      <w:r w:rsidR="00540C44">
        <w:rPr>
          <w:bCs/>
          <w:sz w:val="20"/>
          <w:szCs w:val="20"/>
        </w:rPr>
        <w:t xml:space="preserve">los </w:t>
      </w:r>
      <w:r w:rsidRPr="00904AA5" w:rsidR="003F76B0">
        <w:rPr>
          <w:bCs/>
          <w:sz w:val="20"/>
          <w:szCs w:val="20"/>
        </w:rPr>
        <w:t>servicios de información, los objetivos estratégicos del sector y</w:t>
      </w:r>
      <w:r w:rsidRPr="00904AA5">
        <w:rPr>
          <w:bCs/>
          <w:sz w:val="20"/>
          <w:szCs w:val="20"/>
        </w:rPr>
        <w:t xml:space="preserve"> otros</w:t>
      </w:r>
      <w:r w:rsidRPr="00904AA5" w:rsidR="003F76B0">
        <w:rPr>
          <w:bCs/>
          <w:sz w:val="20"/>
          <w:szCs w:val="20"/>
        </w:rPr>
        <w:t xml:space="preserve"> elementos que aporten a la integración tecnológica de la </w:t>
      </w:r>
      <w:commentRangeStart w:id="118"/>
      <w:r w:rsidRPr="00904AA5" w:rsidR="003F76B0">
        <w:rPr>
          <w:bCs/>
          <w:sz w:val="20"/>
          <w:szCs w:val="20"/>
        </w:rPr>
        <w:t>organización.</w:t>
      </w:r>
      <w:commentRangeEnd w:id="118"/>
      <w:r w:rsidRPr="00B8516C" w:rsidR="00E51A9C">
        <w:rPr>
          <w:rStyle w:val="Refdecomentario"/>
          <w:sz w:val="20"/>
          <w:szCs w:val="20"/>
        </w:rPr>
        <w:commentReference w:id="118"/>
      </w:r>
    </w:p>
    <w:p w:rsidRPr="00904AA5" w:rsidR="003B5CEE" w:rsidP="0075352B" w:rsidRDefault="00744A27" w14:paraId="0D03D352" w14:textId="284962F6">
      <w:pPr>
        <w:pStyle w:val="Prrafodelista"/>
        <w:pBdr>
          <w:top w:val="nil"/>
          <w:left w:val="nil"/>
          <w:bottom w:val="nil"/>
          <w:right w:val="nil"/>
          <w:between w:val="nil"/>
        </w:pBdr>
        <w:snapToGrid w:val="0"/>
        <w:contextualSpacing w:val="0"/>
        <w:jc w:val="both"/>
        <w:rPr>
          <w:bCs/>
          <w:sz w:val="20"/>
          <w:szCs w:val="20"/>
        </w:rPr>
      </w:pPr>
      <w:r w:rsidRPr="0086353E">
        <w:rPr>
          <w:bCs/>
          <w:noProof/>
          <w:sz w:val="20"/>
          <w:szCs w:val="20"/>
        </w:rPr>
        <mc:AlternateContent>
          <mc:Choice Requires="wps">
            <w:drawing>
              <wp:anchor distT="0" distB="0" distL="114300" distR="114300" simplePos="0" relativeHeight="251928576" behindDoc="0" locked="0" layoutInCell="1" allowOverlap="1" wp14:anchorId="7E0D8365" wp14:editId="4FDC77C1">
                <wp:simplePos x="0" y="0"/>
                <wp:positionH relativeFrom="column">
                  <wp:posOffset>489585</wp:posOffset>
                </wp:positionH>
                <wp:positionV relativeFrom="paragraph">
                  <wp:posOffset>115570</wp:posOffset>
                </wp:positionV>
                <wp:extent cx="5667375" cy="685800"/>
                <wp:effectExtent l="57150" t="19050" r="66675" b="76200"/>
                <wp:wrapNone/>
                <wp:docPr id="65" name="Rectángulo redondeado 65"/>
                <wp:cNvGraphicFramePr/>
                <a:graphic xmlns:a="http://schemas.openxmlformats.org/drawingml/2006/main">
                  <a:graphicData uri="http://schemas.microsoft.com/office/word/2010/wordprocessingShape">
                    <wps:wsp>
                      <wps:cNvSpPr/>
                      <wps:spPr>
                        <a:xfrm>
                          <a:off x="0" y="0"/>
                          <a:ext cx="5667375" cy="685800"/>
                        </a:xfrm>
                        <a:prstGeom prst="roundRect">
                          <a:avLst/>
                        </a:prstGeom>
                        <a:solidFill>
                          <a:schemeClr val="accent3">
                            <a:lumMod val="60000"/>
                            <a:lumOff val="40000"/>
                          </a:schemeClr>
                        </a:solidFill>
                        <a:ln>
                          <a:noFill/>
                        </a:ln>
                      </wps:spPr>
                      <wps:style>
                        <a:lnRef idx="1">
                          <a:schemeClr val="accent1"/>
                        </a:lnRef>
                        <a:fillRef idx="3">
                          <a:schemeClr val="accent1"/>
                        </a:fillRef>
                        <a:effectRef idx="2">
                          <a:schemeClr val="accent1"/>
                        </a:effectRef>
                        <a:fontRef idx="minor">
                          <a:schemeClr val="lt1"/>
                        </a:fontRef>
                      </wps:style>
                      <wps:txbx>
                        <w:txbxContent>
                          <w:p w:rsidRPr="00744A27" w:rsidR="002316A1" w:rsidP="00A666B8" w:rsidRDefault="002316A1" w14:paraId="45FA2871" w14:textId="59F288E1">
                            <w:pPr>
                              <w:jc w:val="center"/>
                              <w:rPr>
                                <w:color w:val="000000" w:themeColor="text1"/>
                              </w:rPr>
                            </w:pPr>
                            <w:ins w:author="Humberto Arias Diaz" w:date="2023-10-03T14:08:00Z" w:id="119">
                              <w:r w:rsidRPr="00744A27">
                                <w:rPr>
                                  <w:bCs/>
                                  <w:color w:val="000000" w:themeColor="text1"/>
                                  <w:sz w:val="20"/>
                                  <w:szCs w:val="20"/>
                                </w:rPr>
                                <w:t>La estrategia en el proceso de AE es la revisión periódica de las condiciones institucionales, ya que varían en cuanto a cambios en la normatividad, estrategias institucionales, entornos, modelos operativos, entre otros.</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65" style="position:absolute;left:0;text-align:left;margin-left:38.55pt;margin-top:9.1pt;width:446.25pt;height:54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53" fillcolor="#c2d69b [1942]" stroked="f" arcsize="10923f" w14:anchorId="7E0D8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">
                <v:shadow on="t" color="black" opacity="22937f" offset="0,.63889mm" origin=",.5"/>
                <v:textbox>
                  <w:txbxContent>
                    <w:p w:rsidRPr="00744A27" w:rsidR="002316A1" w:rsidP="00A666B8" w:rsidRDefault="002316A1" w14:paraId="45FA2871" w14:textId="59F288E1">
                      <w:pPr>
                        <w:jc w:val="center"/>
                        <w:rPr>
                          <w:color w:val="000000" w:themeColor="text1"/>
                        </w:rPr>
                      </w:pPr>
                      <w:ins w:author="Humberto Arias Diaz" w:date="2023-10-03T14:08:00Z" w:id="120">
                        <w:r w:rsidRPr="00744A27">
                          <w:rPr>
                            <w:bCs/>
                            <w:color w:val="000000" w:themeColor="text1"/>
                            <w:sz w:val="20"/>
                            <w:szCs w:val="20"/>
                          </w:rPr>
                          <w:t>La estrategia en el proceso de AE es la revisión periódica de las condiciones institucionales, ya que varían en cuanto a cambios en la normatividad, estrategias institucionales, entornos, modelos operativos, entre otros.</w:t>
                        </w:r>
                      </w:ins>
                    </w:p>
                  </w:txbxContent>
                </v:textbox>
              </v:roundrect>
            </w:pict>
          </mc:Fallback>
        </mc:AlternateContent>
      </w:r>
    </w:p>
    <w:p w:rsidRPr="00904AA5" w:rsidR="00BD2AC8" w:rsidP="0075352B" w:rsidRDefault="00BD2AC8" w14:paraId="56266CB1" w14:textId="4938EF83">
      <w:pPr>
        <w:pBdr>
          <w:top w:val="nil"/>
          <w:left w:val="nil"/>
          <w:bottom w:val="nil"/>
          <w:right w:val="nil"/>
          <w:between w:val="nil"/>
        </w:pBdr>
        <w:snapToGrid w:val="0"/>
        <w:jc w:val="both"/>
        <w:rPr>
          <w:bCs/>
          <w:sz w:val="20"/>
          <w:szCs w:val="20"/>
        </w:rPr>
      </w:pPr>
    </w:p>
    <w:p w:rsidR="00744A27" w:rsidP="0075352B" w:rsidRDefault="00744A27" w14:paraId="004ED158" w14:textId="77777777">
      <w:pPr>
        <w:pBdr>
          <w:top w:val="nil"/>
          <w:left w:val="nil"/>
          <w:bottom w:val="nil"/>
          <w:right w:val="nil"/>
          <w:between w:val="nil"/>
        </w:pBdr>
        <w:snapToGrid w:val="0"/>
        <w:jc w:val="both"/>
        <w:rPr>
          <w:bCs/>
          <w:sz w:val="20"/>
          <w:szCs w:val="20"/>
        </w:rPr>
      </w:pPr>
    </w:p>
    <w:p w:rsidR="00744A27" w:rsidP="0075352B" w:rsidRDefault="00744A27" w14:paraId="0E118FA0" w14:textId="4C8A35EF">
      <w:pPr>
        <w:pBdr>
          <w:top w:val="nil"/>
          <w:left w:val="nil"/>
          <w:bottom w:val="nil"/>
          <w:right w:val="nil"/>
          <w:between w:val="nil"/>
        </w:pBdr>
        <w:snapToGrid w:val="0"/>
        <w:jc w:val="both"/>
        <w:rPr>
          <w:bCs/>
          <w:sz w:val="20"/>
          <w:szCs w:val="20"/>
        </w:rPr>
      </w:pPr>
    </w:p>
    <w:p w:rsidR="00744A27" w:rsidP="0075352B" w:rsidRDefault="00744A27" w14:paraId="6D43FE78" w14:textId="50D2ADFF">
      <w:pPr>
        <w:pBdr>
          <w:top w:val="nil"/>
          <w:left w:val="nil"/>
          <w:bottom w:val="nil"/>
          <w:right w:val="nil"/>
          <w:between w:val="nil"/>
        </w:pBdr>
        <w:snapToGrid w:val="0"/>
        <w:jc w:val="both"/>
        <w:rPr>
          <w:bCs/>
          <w:sz w:val="20"/>
          <w:szCs w:val="20"/>
        </w:rPr>
      </w:pPr>
    </w:p>
    <w:p w:rsidR="00744A27" w:rsidP="0075352B" w:rsidRDefault="00744A27" w14:paraId="3D69E32F" w14:textId="77777777">
      <w:pPr>
        <w:pBdr>
          <w:top w:val="nil"/>
          <w:left w:val="nil"/>
          <w:bottom w:val="nil"/>
          <w:right w:val="nil"/>
          <w:between w:val="nil"/>
        </w:pBdr>
        <w:snapToGrid w:val="0"/>
        <w:jc w:val="both"/>
        <w:rPr>
          <w:bCs/>
          <w:sz w:val="20"/>
          <w:szCs w:val="20"/>
        </w:rPr>
      </w:pPr>
    </w:p>
    <w:p w:rsidR="00744A27" w:rsidP="0075352B" w:rsidRDefault="006A172E" w14:paraId="27E9D67A" w14:textId="0DD6CF1B">
      <w:pPr>
        <w:pBdr>
          <w:top w:val="nil"/>
          <w:left w:val="nil"/>
          <w:bottom w:val="nil"/>
          <w:right w:val="nil"/>
          <w:between w:val="nil"/>
        </w:pBdr>
        <w:snapToGrid w:val="0"/>
        <w:jc w:val="both"/>
        <w:rPr>
          <w:bCs/>
          <w:sz w:val="20"/>
          <w:szCs w:val="20"/>
        </w:rPr>
      </w:pPr>
      <w:r w:rsidRPr="00B8516C">
        <w:rPr>
          <w:bCs/>
          <w:sz w:val="20"/>
          <w:szCs w:val="20"/>
        </w:rPr>
        <w:t xml:space="preserve">Las actividades a tener en cuenta en </w:t>
      </w:r>
      <w:r w:rsidRPr="00B8516C" w:rsidR="001777BE">
        <w:rPr>
          <w:bCs/>
          <w:sz w:val="20"/>
          <w:szCs w:val="20"/>
        </w:rPr>
        <w:t>esta fase son las siguientes</w:t>
      </w:r>
      <w:r w:rsidRPr="00B8516C">
        <w:rPr>
          <w:bCs/>
          <w:sz w:val="20"/>
          <w:szCs w:val="20"/>
        </w:rPr>
        <w:t>:</w:t>
      </w:r>
    </w:p>
    <w:p w:rsidRPr="00B8516C" w:rsidR="00744A27" w:rsidP="0075352B" w:rsidRDefault="00744A27" w14:paraId="04D409E4" w14:textId="77777777">
      <w:pPr>
        <w:pBdr>
          <w:top w:val="nil"/>
          <w:left w:val="nil"/>
          <w:bottom w:val="nil"/>
          <w:right w:val="nil"/>
          <w:between w:val="nil"/>
        </w:pBdr>
        <w:snapToGrid w:val="0"/>
        <w:jc w:val="both"/>
        <w:rPr>
          <w:bCs/>
          <w:sz w:val="20"/>
          <w:szCs w:val="20"/>
        </w:rPr>
      </w:pPr>
    </w:p>
    <w:p w:rsidRPr="00904AA5" w:rsidR="006A172E" w:rsidP="00BA059C" w:rsidRDefault="006A172E" w14:paraId="252EE836" w14:textId="04ABFB04">
      <w:pPr>
        <w:pStyle w:val="Prrafodelista"/>
        <w:numPr>
          <w:ilvl w:val="0"/>
          <w:numId w:val="1"/>
        </w:numPr>
        <w:pBdr>
          <w:top w:val="nil"/>
          <w:left w:val="nil"/>
          <w:bottom w:val="nil"/>
          <w:right w:val="nil"/>
          <w:between w:val="nil"/>
        </w:pBdr>
        <w:snapToGrid w:val="0"/>
        <w:contextualSpacing w:val="0"/>
        <w:jc w:val="both"/>
        <w:rPr>
          <w:bCs/>
          <w:sz w:val="20"/>
          <w:szCs w:val="20"/>
        </w:rPr>
      </w:pPr>
      <w:r w:rsidRPr="00904AA5">
        <w:rPr>
          <w:bCs/>
          <w:sz w:val="20"/>
          <w:szCs w:val="20"/>
        </w:rPr>
        <w:t>Identificar a los interesados clave</w:t>
      </w:r>
      <w:r w:rsidR="00A666B8">
        <w:rPr>
          <w:bCs/>
          <w:sz w:val="20"/>
          <w:szCs w:val="20"/>
        </w:rPr>
        <w:t>s</w:t>
      </w:r>
      <w:r w:rsidRPr="00904AA5">
        <w:rPr>
          <w:bCs/>
          <w:sz w:val="20"/>
          <w:szCs w:val="20"/>
        </w:rPr>
        <w:t xml:space="preserve">. Lograr definir sus necesidades relacionadas con los objetivos </w:t>
      </w:r>
      <w:r w:rsidRPr="00904AA5" w:rsidR="006B0433">
        <w:rPr>
          <w:bCs/>
          <w:sz w:val="20"/>
          <w:szCs w:val="20"/>
        </w:rPr>
        <w:t>estratégicos y metas de la institución.</w:t>
      </w:r>
    </w:p>
    <w:p w:rsidRPr="00904AA5" w:rsidR="001777BE" w:rsidP="00BA059C" w:rsidRDefault="006B0433" w14:paraId="0E559474" w14:textId="78281344">
      <w:pPr>
        <w:pStyle w:val="Prrafodelista"/>
        <w:numPr>
          <w:ilvl w:val="0"/>
          <w:numId w:val="1"/>
        </w:numPr>
        <w:pBdr>
          <w:top w:val="nil"/>
          <w:left w:val="nil"/>
          <w:bottom w:val="nil"/>
          <w:right w:val="nil"/>
          <w:between w:val="nil"/>
        </w:pBdr>
        <w:snapToGrid w:val="0"/>
        <w:contextualSpacing w:val="0"/>
        <w:jc w:val="both"/>
        <w:rPr>
          <w:sz w:val="20"/>
          <w:szCs w:val="20"/>
        </w:rPr>
      </w:pPr>
      <w:r w:rsidRPr="00904AA5">
        <w:rPr>
          <w:sz w:val="20"/>
          <w:szCs w:val="20"/>
        </w:rPr>
        <w:t>Analizar las necesidades e intereses actuales de la institución.</w:t>
      </w:r>
    </w:p>
    <w:p w:rsidRPr="00904AA5" w:rsidR="001777BE" w:rsidP="00BA059C" w:rsidRDefault="006B0433" w14:paraId="7E26568C" w14:textId="3477FFB4">
      <w:pPr>
        <w:pStyle w:val="Prrafodelista"/>
        <w:numPr>
          <w:ilvl w:val="0"/>
          <w:numId w:val="1"/>
        </w:numPr>
        <w:pBdr>
          <w:top w:val="nil"/>
          <w:left w:val="nil"/>
          <w:bottom w:val="nil"/>
          <w:right w:val="nil"/>
          <w:between w:val="nil"/>
        </w:pBdr>
        <w:snapToGrid w:val="0"/>
        <w:contextualSpacing w:val="0"/>
        <w:jc w:val="both"/>
        <w:rPr>
          <w:sz w:val="20"/>
          <w:szCs w:val="20"/>
        </w:rPr>
      </w:pPr>
      <w:r w:rsidRPr="00904AA5">
        <w:rPr>
          <w:sz w:val="20"/>
          <w:szCs w:val="20"/>
        </w:rPr>
        <w:t>Verificar la alineación de las necesidades planteadas con la estrategia institucional.</w:t>
      </w:r>
    </w:p>
    <w:p w:rsidRPr="00904AA5" w:rsidR="006B0433" w:rsidP="00BA059C" w:rsidRDefault="006B0433" w14:paraId="401B2BB9" w14:textId="5A849395">
      <w:pPr>
        <w:pStyle w:val="Prrafodelista"/>
        <w:numPr>
          <w:ilvl w:val="0"/>
          <w:numId w:val="1"/>
        </w:numPr>
        <w:pBdr>
          <w:top w:val="nil"/>
          <w:left w:val="nil"/>
          <w:bottom w:val="nil"/>
          <w:right w:val="nil"/>
          <w:between w:val="nil"/>
        </w:pBdr>
        <w:snapToGrid w:val="0"/>
        <w:contextualSpacing w:val="0"/>
        <w:jc w:val="both"/>
        <w:rPr>
          <w:sz w:val="20"/>
          <w:szCs w:val="20"/>
        </w:rPr>
      </w:pPr>
      <w:r w:rsidRPr="00904AA5">
        <w:rPr>
          <w:sz w:val="20"/>
          <w:szCs w:val="20"/>
        </w:rPr>
        <w:t xml:space="preserve">Documentar los recursos institucionales para desarrollar un ejercicio de AE, </w:t>
      </w:r>
      <w:r w:rsidR="0044622B">
        <w:rPr>
          <w:sz w:val="20"/>
          <w:szCs w:val="20"/>
        </w:rPr>
        <w:t xml:space="preserve">para </w:t>
      </w:r>
      <w:r w:rsidRPr="00904AA5">
        <w:rPr>
          <w:sz w:val="20"/>
          <w:szCs w:val="20"/>
        </w:rPr>
        <w:t>lo cual se deberá evaluar lo siguiente:</w:t>
      </w:r>
    </w:p>
    <w:p w:rsidRPr="00904AA5" w:rsidR="006B0433" w:rsidP="00BA059C" w:rsidRDefault="006B0433" w14:paraId="75E48722" w14:textId="7FBEA7AB">
      <w:pPr>
        <w:pStyle w:val="Prrafodelista"/>
        <w:numPr>
          <w:ilvl w:val="1"/>
          <w:numId w:val="13"/>
        </w:numPr>
        <w:pBdr>
          <w:top w:val="nil"/>
          <w:left w:val="nil"/>
          <w:bottom w:val="nil"/>
          <w:right w:val="nil"/>
          <w:between w:val="nil"/>
        </w:pBdr>
        <w:snapToGrid w:val="0"/>
        <w:contextualSpacing w:val="0"/>
        <w:jc w:val="both"/>
        <w:rPr>
          <w:bCs/>
          <w:sz w:val="20"/>
          <w:szCs w:val="20"/>
        </w:rPr>
      </w:pPr>
      <w:r w:rsidRPr="00904AA5">
        <w:rPr>
          <w:bCs/>
          <w:sz w:val="20"/>
          <w:szCs w:val="20"/>
        </w:rPr>
        <w:t>Las competencias del personal en planeación.</w:t>
      </w:r>
    </w:p>
    <w:p w:rsidRPr="00904AA5" w:rsidR="006B0433" w:rsidP="00BA059C" w:rsidRDefault="006B0433" w14:paraId="0F495D3C" w14:textId="471C956F">
      <w:pPr>
        <w:pStyle w:val="Prrafodelista"/>
        <w:numPr>
          <w:ilvl w:val="1"/>
          <w:numId w:val="13"/>
        </w:numPr>
        <w:pBdr>
          <w:top w:val="nil"/>
          <w:left w:val="nil"/>
          <w:bottom w:val="nil"/>
          <w:right w:val="nil"/>
          <w:between w:val="nil"/>
        </w:pBdr>
        <w:snapToGrid w:val="0"/>
        <w:contextualSpacing w:val="0"/>
        <w:jc w:val="both"/>
        <w:rPr>
          <w:bCs/>
          <w:sz w:val="20"/>
          <w:szCs w:val="20"/>
        </w:rPr>
      </w:pPr>
      <w:r w:rsidRPr="00904AA5">
        <w:rPr>
          <w:bCs/>
          <w:sz w:val="20"/>
          <w:szCs w:val="20"/>
        </w:rPr>
        <w:t>El conocimiento de la institución o del sector.</w:t>
      </w:r>
    </w:p>
    <w:p w:rsidRPr="00904AA5" w:rsidR="006B0433" w:rsidP="00BA059C" w:rsidRDefault="006B0433" w14:paraId="1669D8BB" w14:textId="2AFFF945">
      <w:pPr>
        <w:pStyle w:val="Prrafodelista"/>
        <w:numPr>
          <w:ilvl w:val="1"/>
          <w:numId w:val="13"/>
        </w:numPr>
        <w:pBdr>
          <w:top w:val="nil"/>
          <w:left w:val="nil"/>
          <w:bottom w:val="nil"/>
          <w:right w:val="nil"/>
          <w:between w:val="nil"/>
        </w:pBdr>
        <w:snapToGrid w:val="0"/>
        <w:contextualSpacing w:val="0"/>
        <w:jc w:val="both"/>
        <w:rPr>
          <w:bCs/>
          <w:sz w:val="20"/>
          <w:szCs w:val="20"/>
        </w:rPr>
      </w:pPr>
      <w:r w:rsidRPr="00904AA5">
        <w:rPr>
          <w:bCs/>
          <w:sz w:val="20"/>
          <w:szCs w:val="20"/>
        </w:rPr>
        <w:t>Los procesos deben estar documentados en el sistema de gestión de calidad de la institución.</w:t>
      </w:r>
    </w:p>
    <w:p w:rsidRPr="00904AA5" w:rsidR="006B0433" w:rsidP="00BA059C" w:rsidRDefault="006B0433" w14:paraId="26226BE2" w14:textId="77777777">
      <w:pPr>
        <w:pStyle w:val="Prrafodelista"/>
        <w:numPr>
          <w:ilvl w:val="1"/>
          <w:numId w:val="13"/>
        </w:numPr>
        <w:pBdr>
          <w:top w:val="nil"/>
          <w:left w:val="nil"/>
          <w:bottom w:val="nil"/>
          <w:right w:val="nil"/>
          <w:between w:val="nil"/>
        </w:pBdr>
        <w:snapToGrid w:val="0"/>
        <w:contextualSpacing w:val="0"/>
        <w:jc w:val="both"/>
        <w:rPr>
          <w:bCs/>
          <w:sz w:val="20"/>
          <w:szCs w:val="20"/>
        </w:rPr>
      </w:pPr>
      <w:r w:rsidRPr="00904AA5">
        <w:rPr>
          <w:bCs/>
          <w:sz w:val="20"/>
          <w:szCs w:val="20"/>
        </w:rPr>
        <w:t>Realizar la descripción de la visión que se pretende con la AE.</w:t>
      </w:r>
    </w:p>
    <w:p w:rsidRPr="00904AA5" w:rsidR="006B0433" w:rsidP="00BA059C" w:rsidRDefault="006B0433" w14:paraId="2EFF9AFA" w14:textId="2B1E9F89">
      <w:pPr>
        <w:pStyle w:val="Prrafodelista"/>
        <w:numPr>
          <w:ilvl w:val="1"/>
          <w:numId w:val="13"/>
        </w:numPr>
        <w:pBdr>
          <w:top w:val="nil"/>
          <w:left w:val="nil"/>
          <w:bottom w:val="nil"/>
          <w:right w:val="nil"/>
          <w:between w:val="nil"/>
        </w:pBdr>
        <w:snapToGrid w:val="0"/>
        <w:contextualSpacing w:val="0"/>
        <w:jc w:val="both"/>
        <w:rPr>
          <w:bCs/>
          <w:sz w:val="20"/>
          <w:szCs w:val="20"/>
        </w:rPr>
      </w:pPr>
      <w:r w:rsidRPr="00904AA5">
        <w:rPr>
          <w:bCs/>
          <w:sz w:val="20"/>
          <w:szCs w:val="20"/>
        </w:rPr>
        <w:t>Describir los principios</w:t>
      </w:r>
      <w:r w:rsidR="00E35750">
        <w:rPr>
          <w:bCs/>
          <w:sz w:val="20"/>
          <w:szCs w:val="20"/>
        </w:rPr>
        <w:t xml:space="preserve"> de la arquitectura</w:t>
      </w:r>
      <w:r w:rsidRPr="00904AA5">
        <w:rPr>
          <w:bCs/>
          <w:sz w:val="20"/>
          <w:szCs w:val="20"/>
        </w:rPr>
        <w:t xml:space="preserve"> que rigen los ejercicios de la AE en la entidad.</w:t>
      </w:r>
    </w:p>
    <w:p w:rsidRPr="00904AA5" w:rsidR="006B0433" w:rsidP="00BA059C" w:rsidRDefault="006B0433" w14:paraId="3350F190" w14:textId="54BBEDB4">
      <w:pPr>
        <w:pStyle w:val="Prrafodelista"/>
        <w:numPr>
          <w:ilvl w:val="1"/>
          <w:numId w:val="13"/>
        </w:numPr>
        <w:pBdr>
          <w:top w:val="nil"/>
          <w:left w:val="nil"/>
          <w:bottom w:val="nil"/>
          <w:right w:val="nil"/>
          <w:between w:val="nil"/>
        </w:pBdr>
        <w:snapToGrid w:val="0"/>
        <w:contextualSpacing w:val="0"/>
        <w:jc w:val="both"/>
        <w:rPr>
          <w:bCs/>
          <w:sz w:val="20"/>
          <w:szCs w:val="20"/>
        </w:rPr>
      </w:pPr>
      <w:r w:rsidRPr="00904AA5">
        <w:rPr>
          <w:bCs/>
          <w:sz w:val="20"/>
          <w:szCs w:val="20"/>
        </w:rPr>
        <w:t xml:space="preserve">Verificar el repositorio de la AE, </w:t>
      </w:r>
      <w:r w:rsidR="0044622B">
        <w:rPr>
          <w:bCs/>
          <w:sz w:val="20"/>
          <w:szCs w:val="20"/>
        </w:rPr>
        <w:t xml:space="preserve">y </w:t>
      </w:r>
      <w:r w:rsidRPr="00904AA5">
        <w:rPr>
          <w:bCs/>
          <w:sz w:val="20"/>
          <w:szCs w:val="20"/>
        </w:rPr>
        <w:t>las herramientas para gestiona</w:t>
      </w:r>
      <w:r w:rsidR="0044622B">
        <w:rPr>
          <w:bCs/>
          <w:sz w:val="20"/>
          <w:szCs w:val="20"/>
        </w:rPr>
        <w:t>r</w:t>
      </w:r>
      <w:r w:rsidRPr="00904AA5">
        <w:rPr>
          <w:bCs/>
          <w:sz w:val="20"/>
          <w:szCs w:val="20"/>
        </w:rPr>
        <w:t xml:space="preserve"> y documentar.</w:t>
      </w:r>
    </w:p>
    <w:p w:rsidRPr="00904AA5" w:rsidR="006B0433" w:rsidP="00BA059C" w:rsidRDefault="006B0433" w14:paraId="4BFB44B6" w14:textId="68D92376">
      <w:pPr>
        <w:pStyle w:val="Prrafodelista"/>
        <w:numPr>
          <w:ilvl w:val="1"/>
          <w:numId w:val="13"/>
        </w:numPr>
        <w:pBdr>
          <w:top w:val="nil"/>
          <w:left w:val="nil"/>
          <w:bottom w:val="nil"/>
          <w:right w:val="nil"/>
          <w:between w:val="nil"/>
        </w:pBdr>
        <w:snapToGrid w:val="0"/>
        <w:contextualSpacing w:val="0"/>
        <w:jc w:val="both"/>
        <w:rPr>
          <w:bCs/>
          <w:sz w:val="20"/>
          <w:szCs w:val="20"/>
        </w:rPr>
      </w:pPr>
      <w:r w:rsidRPr="00904AA5">
        <w:rPr>
          <w:bCs/>
          <w:sz w:val="20"/>
          <w:szCs w:val="20"/>
        </w:rPr>
        <w:t>Verificar la infraestructura tecnológica.</w:t>
      </w:r>
    </w:p>
    <w:p w:rsidRPr="00B8516C" w:rsidR="006B0433" w:rsidP="00BA059C" w:rsidRDefault="006B0433" w14:paraId="5F00E3A9" w14:textId="09B96576">
      <w:pPr>
        <w:pStyle w:val="Prrafodelista"/>
        <w:numPr>
          <w:ilvl w:val="1"/>
          <w:numId w:val="13"/>
        </w:numPr>
        <w:pBdr>
          <w:top w:val="nil"/>
          <w:left w:val="nil"/>
          <w:bottom w:val="nil"/>
          <w:right w:val="nil"/>
          <w:between w:val="nil"/>
        </w:pBdr>
        <w:snapToGrid w:val="0"/>
        <w:contextualSpacing w:val="0"/>
        <w:jc w:val="both"/>
        <w:rPr>
          <w:bCs/>
          <w:sz w:val="20"/>
          <w:szCs w:val="20"/>
        </w:rPr>
      </w:pPr>
      <w:r w:rsidRPr="00904AA5">
        <w:rPr>
          <w:bCs/>
          <w:sz w:val="20"/>
          <w:szCs w:val="20"/>
        </w:rPr>
        <w:t>Realizar alianzas y convenios que contribuyan a desarroll</w:t>
      </w:r>
      <w:r w:rsidRPr="00904AA5" w:rsidR="003D355C">
        <w:rPr>
          <w:bCs/>
          <w:sz w:val="20"/>
          <w:szCs w:val="20"/>
        </w:rPr>
        <w:t>ar</w:t>
      </w:r>
      <w:r w:rsidRPr="00904AA5">
        <w:rPr>
          <w:bCs/>
          <w:sz w:val="20"/>
          <w:szCs w:val="20"/>
        </w:rPr>
        <w:t xml:space="preserve"> la AE.</w:t>
      </w:r>
    </w:p>
    <w:p w:rsidRPr="00904AA5" w:rsidR="009A2DC8" w:rsidP="00BA059C" w:rsidRDefault="006B0433" w14:paraId="57C9BD25" w14:textId="287623FB">
      <w:pPr>
        <w:pStyle w:val="Prrafodelista"/>
        <w:numPr>
          <w:ilvl w:val="0"/>
          <w:numId w:val="1"/>
        </w:numPr>
        <w:pBdr>
          <w:top w:val="nil"/>
          <w:left w:val="nil"/>
          <w:bottom w:val="nil"/>
          <w:right w:val="nil"/>
          <w:between w:val="nil"/>
        </w:pBdr>
        <w:snapToGrid w:val="0"/>
        <w:contextualSpacing w:val="0"/>
        <w:jc w:val="both"/>
        <w:rPr>
          <w:bCs/>
          <w:sz w:val="20"/>
          <w:szCs w:val="20"/>
        </w:rPr>
      </w:pPr>
      <w:r w:rsidRPr="00904AA5">
        <w:rPr>
          <w:bCs/>
          <w:sz w:val="20"/>
          <w:szCs w:val="20"/>
        </w:rPr>
        <w:t xml:space="preserve"> Definir la estrategia para realizar el proceso de AE, teniendo en cuenta la priorización de las necesidades, la planeación de los ejercicios de AE y los recursos necesarios para cada ejercicio de AE, estado actual, interesados y patrocinadores.</w:t>
      </w:r>
    </w:p>
    <w:p w:rsidR="00A9628F" w:rsidP="00BA059C" w:rsidRDefault="006B0433" w14:paraId="77F8BC76" w14:textId="12472561">
      <w:pPr>
        <w:pStyle w:val="Prrafodelista"/>
        <w:numPr>
          <w:ilvl w:val="0"/>
          <w:numId w:val="1"/>
        </w:numPr>
        <w:pBdr>
          <w:top w:val="nil"/>
          <w:left w:val="nil"/>
          <w:bottom w:val="nil"/>
          <w:right w:val="nil"/>
          <w:between w:val="nil"/>
        </w:pBdr>
        <w:snapToGrid w:val="0"/>
        <w:contextualSpacing w:val="0"/>
        <w:jc w:val="both"/>
        <w:rPr>
          <w:sz w:val="20"/>
          <w:szCs w:val="20"/>
        </w:rPr>
      </w:pPr>
      <w:r w:rsidRPr="00B8516C">
        <w:rPr>
          <w:sz w:val="20"/>
          <w:szCs w:val="20"/>
        </w:rPr>
        <w:t>Definir un esquema de gobierno de un proceso de AE, el esquema de gestión de proyectos de los ejercicios de AE y una estrategia para el uso y aprobación de la AE</w:t>
      </w:r>
      <w:r w:rsidRPr="00B8516C" w:rsidR="00197A3F">
        <w:rPr>
          <w:sz w:val="20"/>
          <w:szCs w:val="20"/>
        </w:rPr>
        <w:t>.</w:t>
      </w:r>
    </w:p>
    <w:p w:rsidRPr="00B8516C" w:rsidR="00744A27" w:rsidP="00744A27" w:rsidRDefault="00744A27" w14:paraId="4E71B9B4" w14:textId="77777777">
      <w:pPr>
        <w:pStyle w:val="Prrafodelista"/>
        <w:pBdr>
          <w:top w:val="nil"/>
          <w:left w:val="nil"/>
          <w:bottom w:val="nil"/>
          <w:right w:val="nil"/>
          <w:between w:val="nil"/>
        </w:pBdr>
        <w:snapToGrid w:val="0"/>
        <w:contextualSpacing w:val="0"/>
        <w:jc w:val="both"/>
        <w:rPr>
          <w:sz w:val="20"/>
          <w:szCs w:val="20"/>
        </w:rPr>
      </w:pPr>
    </w:p>
    <w:p w:rsidRPr="00B8516C" w:rsidR="00A9628F" w:rsidP="0075352B" w:rsidRDefault="00A9628F" w14:paraId="4FCC3A4A" w14:textId="57B21740">
      <w:pPr>
        <w:snapToGrid w:val="0"/>
        <w:rPr>
          <w:bCs/>
          <w:sz w:val="20"/>
          <w:szCs w:val="20"/>
        </w:rPr>
      </w:pPr>
      <w:r w:rsidRPr="00B8516C">
        <w:rPr>
          <w:bCs/>
          <w:sz w:val="20"/>
          <w:szCs w:val="20"/>
        </w:rPr>
        <w:t>El entregable de esta etapa es la estrategia para realizar el proceso de AE.</w:t>
      </w:r>
    </w:p>
    <w:p w:rsidRPr="00904AA5" w:rsidR="00E55BDF" w:rsidP="0075352B" w:rsidRDefault="00E55BDF" w14:paraId="6ECD9B79" w14:textId="77777777">
      <w:pPr>
        <w:pBdr>
          <w:top w:val="nil"/>
          <w:left w:val="nil"/>
          <w:bottom w:val="nil"/>
          <w:right w:val="nil"/>
          <w:between w:val="nil"/>
        </w:pBdr>
        <w:snapToGrid w:val="0"/>
        <w:jc w:val="both"/>
        <w:rPr>
          <w:bCs/>
          <w:sz w:val="20"/>
          <w:szCs w:val="20"/>
        </w:rPr>
      </w:pPr>
    </w:p>
    <w:p w:rsidRPr="002316A1" w:rsidR="008D667B" w:rsidP="00BA059C" w:rsidRDefault="00C001AB" w14:paraId="125CFE40" w14:textId="574F0BEE">
      <w:pPr>
        <w:pStyle w:val="Prrafodelista"/>
        <w:numPr>
          <w:ilvl w:val="0"/>
          <w:numId w:val="17"/>
        </w:numPr>
        <w:pBdr>
          <w:top w:val="nil"/>
          <w:left w:val="nil"/>
          <w:bottom w:val="nil"/>
          <w:right w:val="nil"/>
          <w:between w:val="nil"/>
        </w:pBdr>
        <w:snapToGrid w:val="0"/>
        <w:contextualSpacing w:val="0"/>
        <w:jc w:val="both"/>
        <w:rPr>
          <w:b/>
          <w:sz w:val="20"/>
          <w:szCs w:val="20"/>
        </w:rPr>
      </w:pPr>
      <w:r w:rsidRPr="00E35750">
        <w:rPr>
          <w:b/>
          <w:sz w:val="20"/>
          <w:szCs w:val="20"/>
        </w:rPr>
        <w:t>Fase 2.</w:t>
      </w:r>
      <w:r w:rsidRPr="00E35750" w:rsidR="001777BE">
        <w:rPr>
          <w:b/>
          <w:sz w:val="20"/>
          <w:szCs w:val="20"/>
        </w:rPr>
        <w:t xml:space="preserve"> </w:t>
      </w:r>
      <w:r w:rsidRPr="00E35750" w:rsidR="001653D5">
        <w:rPr>
          <w:b/>
          <w:sz w:val="20"/>
          <w:szCs w:val="20"/>
        </w:rPr>
        <w:t>Definición del proceso de AE</w:t>
      </w:r>
    </w:p>
    <w:p w:rsidR="00A9628F" w:rsidP="0075352B" w:rsidRDefault="001653D5" w14:paraId="3E85BA76" w14:textId="34D6985D">
      <w:pPr>
        <w:pBdr>
          <w:top w:val="nil"/>
          <w:left w:val="nil"/>
          <w:bottom w:val="nil"/>
          <w:right w:val="nil"/>
          <w:between w:val="nil"/>
        </w:pBdr>
        <w:snapToGrid w:val="0"/>
        <w:jc w:val="both"/>
        <w:rPr>
          <w:bCs/>
          <w:sz w:val="20"/>
          <w:szCs w:val="20"/>
        </w:rPr>
      </w:pPr>
      <w:r w:rsidRPr="00904AA5">
        <w:rPr>
          <w:bCs/>
          <w:sz w:val="20"/>
          <w:szCs w:val="20"/>
        </w:rPr>
        <w:lastRenderedPageBreak/>
        <w:t>Luego de haber realizado el diagnóstico previo de la institución</w:t>
      </w:r>
      <w:r w:rsidR="00E55BDF">
        <w:rPr>
          <w:bCs/>
          <w:sz w:val="20"/>
          <w:szCs w:val="20"/>
        </w:rPr>
        <w:t>,</w:t>
      </w:r>
      <w:r w:rsidRPr="00904AA5">
        <w:rPr>
          <w:bCs/>
          <w:sz w:val="20"/>
          <w:szCs w:val="20"/>
        </w:rPr>
        <w:t xml:space="preserve"> del sector y de prioriza</w:t>
      </w:r>
      <w:r w:rsidRPr="00904AA5" w:rsidR="007F2CA3">
        <w:rPr>
          <w:bCs/>
          <w:sz w:val="20"/>
          <w:szCs w:val="20"/>
        </w:rPr>
        <w:t>r</w:t>
      </w:r>
      <w:r w:rsidRPr="00904AA5">
        <w:rPr>
          <w:bCs/>
          <w:sz w:val="20"/>
          <w:szCs w:val="20"/>
        </w:rPr>
        <w:t xml:space="preserve"> los ejercicios de AE, en </w:t>
      </w:r>
      <w:r w:rsidRPr="00904AA5" w:rsidR="008D667B">
        <w:rPr>
          <w:bCs/>
          <w:sz w:val="20"/>
          <w:szCs w:val="20"/>
        </w:rPr>
        <w:t>esta fase se</w:t>
      </w:r>
      <w:r w:rsidRPr="00904AA5">
        <w:rPr>
          <w:bCs/>
          <w:sz w:val="20"/>
          <w:szCs w:val="20"/>
        </w:rPr>
        <w:t xml:space="preserve"> realiza la planeación detallada del proceso</w:t>
      </w:r>
      <w:r w:rsidRPr="00904AA5" w:rsidR="00C001AB">
        <w:rPr>
          <w:bCs/>
          <w:sz w:val="20"/>
          <w:szCs w:val="20"/>
        </w:rPr>
        <w:t>, en la que se deben definir los atributos y hacer una descripción de los mismos.</w:t>
      </w:r>
      <w:r w:rsidRPr="00904AA5" w:rsidR="007F2CA3">
        <w:rPr>
          <w:bCs/>
          <w:sz w:val="20"/>
          <w:szCs w:val="20"/>
        </w:rPr>
        <w:t xml:space="preserve"> Los pormenores del verificable de esta </w:t>
      </w:r>
      <w:r w:rsidR="00744A27">
        <w:rPr>
          <w:bCs/>
          <w:sz w:val="20"/>
          <w:szCs w:val="20"/>
        </w:rPr>
        <w:t>fase se encuentran en la g</w:t>
      </w:r>
      <w:r w:rsidRPr="00904AA5" w:rsidR="00A8647E">
        <w:rPr>
          <w:bCs/>
          <w:sz w:val="20"/>
          <w:szCs w:val="20"/>
        </w:rPr>
        <w:t xml:space="preserve">uía general de un proceso de </w:t>
      </w:r>
      <w:r w:rsidRPr="00904AA5" w:rsidR="00E55BDF">
        <w:rPr>
          <w:bCs/>
          <w:sz w:val="20"/>
          <w:szCs w:val="20"/>
        </w:rPr>
        <w:t>arquitectura empresarial</w:t>
      </w:r>
      <w:r w:rsidRPr="00904AA5" w:rsidR="00A8647E">
        <w:rPr>
          <w:bCs/>
          <w:sz w:val="20"/>
          <w:szCs w:val="20"/>
        </w:rPr>
        <w:t>.</w:t>
      </w:r>
    </w:p>
    <w:p w:rsidRPr="00904AA5" w:rsidR="00744A27" w:rsidP="0075352B" w:rsidRDefault="00744A27" w14:paraId="24CBD5CB" w14:textId="77777777">
      <w:pPr>
        <w:pBdr>
          <w:top w:val="nil"/>
          <w:left w:val="nil"/>
          <w:bottom w:val="nil"/>
          <w:right w:val="nil"/>
          <w:between w:val="nil"/>
        </w:pBdr>
        <w:snapToGrid w:val="0"/>
        <w:jc w:val="both"/>
        <w:rPr>
          <w:bCs/>
          <w:sz w:val="20"/>
          <w:szCs w:val="20"/>
        </w:rPr>
      </w:pPr>
    </w:p>
    <w:p w:rsidR="00A9628F" w:rsidP="0075352B" w:rsidRDefault="00A9628F" w14:paraId="14D76265" w14:textId="0D647711">
      <w:pPr>
        <w:pBdr>
          <w:top w:val="nil"/>
          <w:left w:val="nil"/>
          <w:bottom w:val="nil"/>
          <w:right w:val="nil"/>
          <w:between w:val="nil"/>
        </w:pBdr>
        <w:snapToGrid w:val="0"/>
        <w:jc w:val="both"/>
        <w:rPr>
          <w:sz w:val="20"/>
          <w:szCs w:val="20"/>
        </w:rPr>
      </w:pPr>
      <w:r w:rsidRPr="00B8516C">
        <w:rPr>
          <w:sz w:val="20"/>
          <w:szCs w:val="20"/>
        </w:rPr>
        <w:t>El entregable de esta etapa es la planeación del ejercicio de AE</w:t>
      </w:r>
      <w:r w:rsidR="009A2DC8">
        <w:rPr>
          <w:sz w:val="20"/>
          <w:szCs w:val="20"/>
        </w:rPr>
        <w:t>.</w:t>
      </w:r>
    </w:p>
    <w:p w:rsidRPr="00B8516C" w:rsidR="00744A27" w:rsidP="0075352B" w:rsidRDefault="00744A27" w14:paraId="6238860A" w14:textId="2921B745">
      <w:pPr>
        <w:pBdr>
          <w:top w:val="nil"/>
          <w:left w:val="nil"/>
          <w:bottom w:val="nil"/>
          <w:right w:val="nil"/>
          <w:between w:val="nil"/>
        </w:pBdr>
        <w:snapToGrid w:val="0"/>
        <w:jc w:val="both"/>
        <w:rPr>
          <w:sz w:val="20"/>
          <w:szCs w:val="20"/>
        </w:rPr>
      </w:pPr>
      <w:r w:rsidRPr="00B8516C">
        <w:rPr>
          <w:bCs/>
          <w:noProof/>
          <w:sz w:val="20"/>
          <w:szCs w:val="20"/>
        </w:rPr>
        <mc:AlternateContent>
          <mc:Choice Requires="wps">
            <w:drawing>
              <wp:anchor distT="0" distB="0" distL="114300" distR="114300" simplePos="0" relativeHeight="251929600" behindDoc="0" locked="0" layoutInCell="1" allowOverlap="1" wp14:anchorId="09125D5E" wp14:editId="389B1A27">
                <wp:simplePos x="0" y="0"/>
                <wp:positionH relativeFrom="column">
                  <wp:posOffset>432435</wp:posOffset>
                </wp:positionH>
                <wp:positionV relativeFrom="paragraph">
                  <wp:posOffset>165100</wp:posOffset>
                </wp:positionV>
                <wp:extent cx="5705475" cy="1269390"/>
                <wp:effectExtent l="57150" t="19050" r="66675" b="71755"/>
                <wp:wrapNone/>
                <wp:docPr id="71" name="Rectángulo redondeado 71"/>
                <wp:cNvGraphicFramePr/>
                <a:graphic xmlns:a="http://schemas.openxmlformats.org/drawingml/2006/main">
                  <a:graphicData uri="http://schemas.microsoft.com/office/word/2010/wordprocessingShape">
                    <wps:wsp>
                      <wps:cNvSpPr/>
                      <wps:spPr>
                        <a:xfrm>
                          <a:off x="0" y="0"/>
                          <a:ext cx="5705475" cy="1269390"/>
                        </a:xfrm>
                        <a:prstGeom prst="roundRect">
                          <a:avLst/>
                        </a:prstGeom>
                        <a:solidFill>
                          <a:schemeClr val="accent3">
                            <a:lumMod val="60000"/>
                            <a:lumOff val="40000"/>
                          </a:schemeClr>
                        </a:solidFill>
                        <a:ln>
                          <a:noFill/>
                        </a:ln>
                      </wps:spPr>
                      <wps:style>
                        <a:lnRef idx="1">
                          <a:schemeClr val="accent1"/>
                        </a:lnRef>
                        <a:fillRef idx="3">
                          <a:schemeClr val="accent1"/>
                        </a:fillRef>
                        <a:effectRef idx="2">
                          <a:schemeClr val="accent1"/>
                        </a:effectRef>
                        <a:fontRef idx="minor">
                          <a:schemeClr val="lt1"/>
                        </a:fontRef>
                      </wps:style>
                      <wps:txbx>
                        <w:txbxContent>
                          <w:p w:rsidRPr="00744A27" w:rsidR="002316A1" w:rsidP="00744A27" w:rsidRDefault="002316A1" w14:paraId="03E6A05D" w14:textId="4A2501B7">
                            <w:pPr>
                              <w:pBdr>
                                <w:top w:val="nil"/>
                                <w:left w:val="nil"/>
                                <w:bottom w:val="nil"/>
                                <w:right w:val="nil"/>
                                <w:between w:val="nil"/>
                              </w:pBdr>
                              <w:snapToGrid w:val="0"/>
                              <w:spacing w:after="120"/>
                              <w:jc w:val="center"/>
                              <w:rPr>
                                <w:ins w:author="Humberto Arias Diaz" w:date="2023-10-03T14:21:00Z" w:id="121"/>
                                <w:bCs/>
                                <w:color w:val="000000" w:themeColor="text1"/>
                                <w:sz w:val="20"/>
                                <w:szCs w:val="20"/>
                              </w:rPr>
                            </w:pPr>
                            <w:ins w:author="Humberto Arias Diaz" w:date="2023-10-03T14:21:00Z" w:id="122">
                              <w:r w:rsidRPr="00744A27">
                                <w:rPr>
                                  <w:b/>
                                  <w:color w:val="000000" w:themeColor="text1"/>
                                  <w:sz w:val="20"/>
                                  <w:szCs w:val="20"/>
                                </w:rPr>
                                <w:t xml:space="preserve">Entregables de la </w:t>
                              </w:r>
                            </w:ins>
                            <w:ins w:author="Humberto Arias Diaz" w:date="2023-10-03T14:23:00Z" w:id="123">
                              <w:r>
                                <w:rPr>
                                  <w:b/>
                                  <w:color w:val="000000" w:themeColor="text1"/>
                                  <w:sz w:val="20"/>
                                  <w:szCs w:val="20"/>
                                </w:rPr>
                                <w:t>fase</w:t>
                              </w:r>
                            </w:ins>
                            <w:ins w:author="Humberto Arias Diaz" w:date="2023-10-03T14:21:00Z" w:id="124">
                              <w:r w:rsidRPr="00744A27">
                                <w:rPr>
                                  <w:b/>
                                  <w:color w:val="000000" w:themeColor="text1"/>
                                  <w:sz w:val="20"/>
                                  <w:szCs w:val="20"/>
                                </w:rPr>
                                <w:t xml:space="preserve"> 1 y </w:t>
                              </w:r>
                            </w:ins>
                            <w:ins w:author="Humberto Arias Diaz" w:date="2023-10-03T14:23:00Z" w:id="125">
                              <w:r>
                                <w:rPr>
                                  <w:b/>
                                  <w:color w:val="000000" w:themeColor="text1"/>
                                  <w:sz w:val="20"/>
                                  <w:szCs w:val="20"/>
                                </w:rPr>
                                <w:t xml:space="preserve">fase </w:t>
                              </w:r>
                            </w:ins>
                            <w:ins w:author="Humberto Arias Diaz" w:date="2023-10-03T14:21:00Z" w:id="126">
                              <w:r w:rsidRPr="00744A27">
                                <w:rPr>
                                  <w:b/>
                                  <w:color w:val="000000" w:themeColor="text1"/>
                                  <w:sz w:val="20"/>
                                  <w:szCs w:val="20"/>
                                </w:rPr>
                                <w:t>2</w:t>
                              </w:r>
                            </w:ins>
                          </w:p>
                          <w:p w:rsidRPr="00744A27" w:rsidR="002316A1" w:rsidP="00744A27" w:rsidRDefault="002316A1" w14:paraId="5C8AD495" w14:textId="51989127">
                            <w:pPr>
                              <w:pBdr>
                                <w:top w:val="nil"/>
                                <w:left w:val="nil"/>
                                <w:bottom w:val="nil"/>
                                <w:right w:val="nil"/>
                                <w:between w:val="nil"/>
                              </w:pBdr>
                              <w:jc w:val="center"/>
                              <w:rPr>
                                <w:color w:val="000000" w:themeColor="text1"/>
                              </w:rPr>
                            </w:pPr>
                            <w:ins w:author="Humberto Arias Diaz" w:date="2023-10-03T14:21:00Z" w:id="127">
                              <w:r w:rsidRPr="00744A27">
                                <w:rPr>
                                  <w:bCs/>
                                  <w:color w:val="000000" w:themeColor="text1"/>
                                  <w:sz w:val="20"/>
                                  <w:szCs w:val="20"/>
                                </w:rPr>
                                <w:t>Para conocer los requisitos mínimos establecidos para realizar estos documentos de las fases 1 y 2 consulte material complementario de este componente formativo.</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oundrect id="Rectángulo redondeado 71" style="position:absolute;left:0;text-align:left;margin-left:34.05pt;margin-top:13pt;width:449.25pt;height:99.9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54" fillcolor="#c2d69b [1942]" stroked="f" arcsize="10923f" w14:anchorId="09125D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">
                <v:shadow on="t" color="black" opacity="22937f" offset="0,.63889mm" origin=",.5"/>
                <v:textbox style="mso-fit-shape-to-text:t">
                  <w:txbxContent>
                    <w:p w:rsidRPr="00744A27" w:rsidR="002316A1" w:rsidP="00744A27" w:rsidRDefault="002316A1" w14:paraId="03E6A05D" w14:textId="4A2501B7">
                      <w:pPr>
                        <w:pBdr>
                          <w:top w:val="nil"/>
                          <w:left w:val="nil"/>
                          <w:bottom w:val="nil"/>
                          <w:right w:val="nil"/>
                          <w:between w:val="nil"/>
                        </w:pBdr>
                        <w:snapToGrid w:val="0"/>
                        <w:spacing w:after="120"/>
                        <w:jc w:val="center"/>
                        <w:rPr>
                          <w:ins w:author="Humberto Arias Diaz" w:date="2023-10-03T14:21:00Z" w:id="128"/>
                          <w:bCs/>
                          <w:color w:val="000000" w:themeColor="text1"/>
                          <w:sz w:val="20"/>
                          <w:szCs w:val="20"/>
                        </w:rPr>
                      </w:pPr>
                      <w:ins w:author="Humberto Arias Diaz" w:date="2023-10-03T14:21:00Z" w:id="129">
                        <w:r w:rsidRPr="00744A27">
                          <w:rPr>
                            <w:b/>
                            <w:color w:val="000000" w:themeColor="text1"/>
                            <w:sz w:val="20"/>
                            <w:szCs w:val="20"/>
                          </w:rPr>
                          <w:t xml:space="preserve">Entregables de la </w:t>
                        </w:r>
                      </w:ins>
                      <w:ins w:author="Humberto Arias Diaz" w:date="2023-10-03T14:23:00Z" w:id="130">
                        <w:r>
                          <w:rPr>
                            <w:b/>
                            <w:color w:val="000000" w:themeColor="text1"/>
                            <w:sz w:val="20"/>
                            <w:szCs w:val="20"/>
                          </w:rPr>
                          <w:t>fase</w:t>
                        </w:r>
                      </w:ins>
                      <w:ins w:author="Humberto Arias Diaz" w:date="2023-10-03T14:21:00Z" w:id="131">
                        <w:r w:rsidRPr="00744A27">
                          <w:rPr>
                            <w:b/>
                            <w:color w:val="000000" w:themeColor="text1"/>
                            <w:sz w:val="20"/>
                            <w:szCs w:val="20"/>
                          </w:rPr>
                          <w:t xml:space="preserve"> 1 y </w:t>
                        </w:r>
                      </w:ins>
                      <w:ins w:author="Humberto Arias Diaz" w:date="2023-10-03T14:23:00Z" w:id="132">
                        <w:r>
                          <w:rPr>
                            <w:b/>
                            <w:color w:val="000000" w:themeColor="text1"/>
                            <w:sz w:val="20"/>
                            <w:szCs w:val="20"/>
                          </w:rPr>
                          <w:t xml:space="preserve">fase </w:t>
                        </w:r>
                      </w:ins>
                      <w:ins w:author="Humberto Arias Diaz" w:date="2023-10-03T14:21:00Z" w:id="133">
                        <w:r w:rsidRPr="00744A27">
                          <w:rPr>
                            <w:b/>
                            <w:color w:val="000000" w:themeColor="text1"/>
                            <w:sz w:val="20"/>
                            <w:szCs w:val="20"/>
                          </w:rPr>
                          <w:t>2</w:t>
                        </w:r>
                      </w:ins>
                    </w:p>
                    <w:p w:rsidRPr="00744A27" w:rsidR="002316A1" w:rsidP="00744A27" w:rsidRDefault="002316A1" w14:paraId="5C8AD495" w14:textId="51989127">
                      <w:pPr>
                        <w:pBdr>
                          <w:top w:val="nil"/>
                          <w:left w:val="nil"/>
                          <w:bottom w:val="nil"/>
                          <w:right w:val="nil"/>
                          <w:between w:val="nil"/>
                        </w:pBdr>
                        <w:jc w:val="center"/>
                        <w:rPr>
                          <w:color w:val="000000" w:themeColor="text1"/>
                        </w:rPr>
                      </w:pPr>
                      <w:ins w:author="Humberto Arias Diaz" w:date="2023-10-03T14:21:00Z" w:id="134">
                        <w:r w:rsidRPr="00744A27">
                          <w:rPr>
                            <w:bCs/>
                            <w:color w:val="000000" w:themeColor="text1"/>
                            <w:sz w:val="20"/>
                            <w:szCs w:val="20"/>
                          </w:rPr>
                          <w:t>Para conocer los requisitos mínimos establecidos para realizar estos documentos de las fases 1 y 2 consulte material complementario de este componente formativo.</w:t>
                        </w:r>
                      </w:ins>
                    </w:p>
                  </w:txbxContent>
                </v:textbox>
              </v:roundrect>
            </w:pict>
          </mc:Fallback>
        </mc:AlternateContent>
      </w:r>
    </w:p>
    <w:p w:rsidR="001653D5" w:rsidP="0075352B" w:rsidRDefault="001653D5" w14:paraId="2FA80657" w14:textId="1536CCB8">
      <w:pPr>
        <w:pBdr>
          <w:top w:val="nil"/>
          <w:left w:val="nil"/>
          <w:bottom w:val="nil"/>
          <w:right w:val="nil"/>
          <w:between w:val="nil"/>
        </w:pBdr>
        <w:snapToGrid w:val="0"/>
        <w:jc w:val="both"/>
        <w:rPr>
          <w:bCs/>
          <w:sz w:val="20"/>
          <w:szCs w:val="20"/>
        </w:rPr>
      </w:pPr>
    </w:p>
    <w:p w:rsidR="00744A27" w:rsidP="0075352B" w:rsidRDefault="00744A27" w14:paraId="72587426" w14:textId="78BF320A">
      <w:pPr>
        <w:pBdr>
          <w:top w:val="nil"/>
          <w:left w:val="nil"/>
          <w:bottom w:val="nil"/>
          <w:right w:val="nil"/>
          <w:between w:val="nil"/>
        </w:pBdr>
        <w:snapToGrid w:val="0"/>
        <w:jc w:val="both"/>
        <w:rPr>
          <w:bCs/>
          <w:sz w:val="20"/>
          <w:szCs w:val="20"/>
        </w:rPr>
      </w:pPr>
    </w:p>
    <w:p w:rsidR="00744A27" w:rsidP="0075352B" w:rsidRDefault="00744A27" w14:paraId="59EFB167" w14:textId="36B4823C">
      <w:pPr>
        <w:pBdr>
          <w:top w:val="nil"/>
          <w:left w:val="nil"/>
          <w:bottom w:val="nil"/>
          <w:right w:val="nil"/>
          <w:between w:val="nil"/>
        </w:pBdr>
        <w:snapToGrid w:val="0"/>
        <w:jc w:val="both"/>
        <w:rPr>
          <w:bCs/>
          <w:sz w:val="20"/>
          <w:szCs w:val="20"/>
        </w:rPr>
      </w:pPr>
    </w:p>
    <w:p w:rsidR="00744A27" w:rsidP="0075352B" w:rsidRDefault="00744A27" w14:paraId="45F51917" w14:textId="0F78DB3F">
      <w:pPr>
        <w:pBdr>
          <w:top w:val="nil"/>
          <w:left w:val="nil"/>
          <w:bottom w:val="nil"/>
          <w:right w:val="nil"/>
          <w:between w:val="nil"/>
        </w:pBdr>
        <w:snapToGrid w:val="0"/>
        <w:jc w:val="both"/>
        <w:rPr>
          <w:bCs/>
          <w:sz w:val="20"/>
          <w:szCs w:val="20"/>
        </w:rPr>
      </w:pPr>
    </w:p>
    <w:p w:rsidRPr="0086353E" w:rsidR="00744A27" w:rsidP="0075352B" w:rsidRDefault="00744A27" w14:paraId="2A7FA8CD" w14:textId="77777777">
      <w:pPr>
        <w:pBdr>
          <w:top w:val="nil"/>
          <w:left w:val="nil"/>
          <w:bottom w:val="nil"/>
          <w:right w:val="nil"/>
          <w:between w:val="nil"/>
        </w:pBdr>
        <w:snapToGrid w:val="0"/>
        <w:jc w:val="both"/>
        <w:rPr>
          <w:bCs/>
          <w:sz w:val="20"/>
          <w:szCs w:val="20"/>
        </w:rPr>
      </w:pPr>
    </w:p>
    <w:p w:rsidRPr="00904AA5" w:rsidR="008857CC" w:rsidP="0075352B" w:rsidRDefault="008857CC" w14:paraId="2C9DD7CF" w14:textId="77777777">
      <w:pPr>
        <w:pStyle w:val="Prrafodelista"/>
        <w:pBdr>
          <w:top w:val="nil"/>
          <w:left w:val="nil"/>
          <w:bottom w:val="nil"/>
          <w:right w:val="nil"/>
          <w:between w:val="nil"/>
        </w:pBdr>
        <w:snapToGrid w:val="0"/>
        <w:contextualSpacing w:val="0"/>
        <w:jc w:val="both"/>
        <w:rPr>
          <w:b/>
          <w:sz w:val="20"/>
          <w:szCs w:val="20"/>
        </w:rPr>
      </w:pPr>
    </w:p>
    <w:p w:rsidR="008166D3" w:rsidP="00BA059C" w:rsidRDefault="001777BE" w14:paraId="19F95E6C" w14:textId="19E2BBF1">
      <w:pPr>
        <w:pStyle w:val="Prrafodelista"/>
        <w:numPr>
          <w:ilvl w:val="0"/>
          <w:numId w:val="18"/>
        </w:numPr>
        <w:pBdr>
          <w:top w:val="nil"/>
          <w:left w:val="nil"/>
          <w:bottom w:val="nil"/>
          <w:right w:val="nil"/>
          <w:between w:val="nil"/>
        </w:pBdr>
        <w:snapToGrid w:val="0"/>
        <w:contextualSpacing w:val="0"/>
        <w:jc w:val="both"/>
        <w:rPr>
          <w:b/>
          <w:sz w:val="20"/>
          <w:szCs w:val="20"/>
        </w:rPr>
      </w:pPr>
      <w:r w:rsidRPr="00904AA5">
        <w:rPr>
          <w:b/>
          <w:sz w:val="20"/>
          <w:szCs w:val="20"/>
        </w:rPr>
        <w:t xml:space="preserve">Fase 3. </w:t>
      </w:r>
      <w:r w:rsidRPr="00904AA5" w:rsidR="008150BC">
        <w:rPr>
          <w:b/>
          <w:sz w:val="20"/>
          <w:szCs w:val="20"/>
        </w:rPr>
        <w:t>Ejecución del proceso de AE</w:t>
      </w:r>
    </w:p>
    <w:p w:rsidRPr="00904AA5" w:rsidR="00744A27" w:rsidP="00744A27" w:rsidRDefault="00744A27" w14:paraId="2A50D755" w14:textId="77777777">
      <w:pPr>
        <w:pStyle w:val="Prrafodelista"/>
        <w:pBdr>
          <w:top w:val="nil"/>
          <w:left w:val="nil"/>
          <w:bottom w:val="nil"/>
          <w:right w:val="nil"/>
          <w:between w:val="nil"/>
        </w:pBdr>
        <w:snapToGrid w:val="0"/>
        <w:contextualSpacing w:val="0"/>
        <w:jc w:val="both"/>
        <w:rPr>
          <w:b/>
          <w:sz w:val="20"/>
          <w:szCs w:val="20"/>
        </w:rPr>
      </w:pPr>
    </w:p>
    <w:p w:rsidR="008150BC" w:rsidP="0075352B" w:rsidRDefault="00A8647E" w14:paraId="3164DD7E" w14:textId="36A0C1BA">
      <w:pPr>
        <w:pBdr>
          <w:top w:val="nil"/>
          <w:left w:val="nil"/>
          <w:bottom w:val="nil"/>
          <w:right w:val="nil"/>
          <w:between w:val="nil"/>
        </w:pBdr>
        <w:snapToGrid w:val="0"/>
        <w:jc w:val="both"/>
        <w:rPr>
          <w:bCs/>
          <w:sz w:val="20"/>
          <w:szCs w:val="20"/>
        </w:rPr>
      </w:pPr>
      <w:r w:rsidRPr="00904AA5">
        <w:rPr>
          <w:bCs/>
          <w:sz w:val="20"/>
          <w:szCs w:val="20"/>
        </w:rPr>
        <w:t>Después de</w:t>
      </w:r>
      <w:r w:rsidRPr="00904AA5" w:rsidR="00962129">
        <w:rPr>
          <w:bCs/>
          <w:sz w:val="20"/>
          <w:szCs w:val="20"/>
        </w:rPr>
        <w:t xml:space="preserve"> defini</w:t>
      </w:r>
      <w:r w:rsidRPr="00904AA5">
        <w:rPr>
          <w:bCs/>
          <w:sz w:val="20"/>
          <w:szCs w:val="20"/>
        </w:rPr>
        <w:t>r</w:t>
      </w:r>
      <w:r w:rsidRPr="00904AA5" w:rsidR="00962129">
        <w:rPr>
          <w:bCs/>
          <w:sz w:val="20"/>
          <w:szCs w:val="20"/>
        </w:rPr>
        <w:t xml:space="preserve"> y planea</w:t>
      </w:r>
      <w:r w:rsidRPr="00904AA5">
        <w:rPr>
          <w:bCs/>
          <w:sz w:val="20"/>
          <w:szCs w:val="20"/>
        </w:rPr>
        <w:t>r</w:t>
      </w:r>
      <w:r w:rsidRPr="00904AA5" w:rsidR="00962129">
        <w:rPr>
          <w:bCs/>
          <w:sz w:val="20"/>
          <w:szCs w:val="20"/>
        </w:rPr>
        <w:t xml:space="preserve"> las estrategias en las fases anteriores, la institución debe continuar con el desarrollo del proceso de AE. En la</w:t>
      </w:r>
      <w:r w:rsidR="00577BC3">
        <w:rPr>
          <w:bCs/>
          <w:sz w:val="20"/>
          <w:szCs w:val="20"/>
        </w:rPr>
        <w:t xml:space="preserve"> siguiente </w:t>
      </w:r>
      <w:r w:rsidRPr="00904AA5" w:rsidR="00F11715">
        <w:rPr>
          <w:bCs/>
          <w:sz w:val="20"/>
          <w:szCs w:val="20"/>
        </w:rPr>
        <w:t xml:space="preserve">figura </w:t>
      </w:r>
      <w:r w:rsidRPr="00904AA5" w:rsidR="00962129">
        <w:rPr>
          <w:bCs/>
          <w:sz w:val="20"/>
          <w:szCs w:val="20"/>
        </w:rPr>
        <w:t xml:space="preserve">se muestran los </w:t>
      </w:r>
      <w:r w:rsidRPr="00904AA5" w:rsidR="00941BCE">
        <w:rPr>
          <w:bCs/>
          <w:sz w:val="20"/>
          <w:szCs w:val="20"/>
        </w:rPr>
        <w:t>pasos</w:t>
      </w:r>
      <w:r w:rsidRPr="00904AA5" w:rsidR="001777BE">
        <w:rPr>
          <w:bCs/>
          <w:sz w:val="20"/>
          <w:szCs w:val="20"/>
        </w:rPr>
        <w:t xml:space="preserve"> o etapas</w:t>
      </w:r>
      <w:r w:rsidRPr="00904AA5" w:rsidR="00941BCE">
        <w:rPr>
          <w:bCs/>
          <w:sz w:val="20"/>
          <w:szCs w:val="20"/>
        </w:rPr>
        <w:t xml:space="preserve"> </w:t>
      </w:r>
      <w:r w:rsidRPr="00904AA5" w:rsidR="00F11715">
        <w:rPr>
          <w:bCs/>
          <w:sz w:val="20"/>
          <w:szCs w:val="20"/>
        </w:rPr>
        <w:t xml:space="preserve">que componen esta fase </w:t>
      </w:r>
      <w:r w:rsidRPr="00904AA5" w:rsidR="00941BCE">
        <w:rPr>
          <w:bCs/>
          <w:sz w:val="20"/>
          <w:szCs w:val="20"/>
        </w:rPr>
        <w:t>para el completo desarrollo del proceso de AE:</w:t>
      </w:r>
    </w:p>
    <w:p w:rsidRPr="00904AA5" w:rsidR="00744A27" w:rsidP="0075352B" w:rsidRDefault="00744A27" w14:paraId="5034BA63" w14:textId="77777777">
      <w:pPr>
        <w:pBdr>
          <w:top w:val="nil"/>
          <w:left w:val="nil"/>
          <w:bottom w:val="nil"/>
          <w:right w:val="nil"/>
          <w:between w:val="nil"/>
        </w:pBdr>
        <w:snapToGrid w:val="0"/>
        <w:jc w:val="both"/>
        <w:rPr>
          <w:bCs/>
          <w:sz w:val="20"/>
          <w:szCs w:val="20"/>
        </w:rPr>
      </w:pPr>
    </w:p>
    <w:p w:rsidR="00907C83" w:rsidP="0075352B" w:rsidRDefault="009A2DC8" w14:paraId="2C1C309B" w14:textId="2BB5815E">
      <w:pPr>
        <w:pBdr>
          <w:top w:val="nil"/>
          <w:left w:val="nil"/>
          <w:bottom w:val="nil"/>
          <w:right w:val="nil"/>
          <w:between w:val="nil"/>
        </w:pBdr>
        <w:snapToGrid w:val="0"/>
        <w:jc w:val="both"/>
        <w:rPr>
          <w:b/>
          <w:sz w:val="20"/>
          <w:szCs w:val="20"/>
        </w:rPr>
      </w:pPr>
      <w:commentRangeStart w:id="135"/>
      <w:r>
        <w:rPr>
          <w:b/>
          <w:sz w:val="20"/>
          <w:szCs w:val="20"/>
        </w:rPr>
        <w:t>F</w:t>
      </w:r>
      <w:r w:rsidR="00744A27">
        <w:rPr>
          <w:b/>
          <w:sz w:val="20"/>
          <w:szCs w:val="20"/>
        </w:rPr>
        <w:t>igura 5</w:t>
      </w:r>
    </w:p>
    <w:p w:rsidRPr="00B8516C" w:rsidR="009A2DC8" w:rsidP="0075352B" w:rsidRDefault="009A2DC8" w14:paraId="5807BD27" w14:textId="031A8991">
      <w:pPr>
        <w:pBdr>
          <w:top w:val="nil"/>
          <w:left w:val="nil"/>
          <w:bottom w:val="nil"/>
          <w:right w:val="nil"/>
          <w:between w:val="nil"/>
        </w:pBdr>
        <w:snapToGrid w:val="0"/>
        <w:jc w:val="both"/>
        <w:rPr>
          <w:bCs/>
          <w:i/>
          <w:iCs/>
          <w:sz w:val="20"/>
          <w:szCs w:val="20"/>
        </w:rPr>
      </w:pPr>
      <w:r>
        <w:rPr>
          <w:bCs/>
          <w:i/>
          <w:iCs/>
          <w:sz w:val="20"/>
          <w:szCs w:val="20"/>
        </w:rPr>
        <w:t>Pasos o etapas de la ejecución del proceso de AE</w:t>
      </w:r>
      <w:commentRangeEnd w:id="135"/>
      <w:r w:rsidR="00FC7FBC">
        <w:rPr>
          <w:rStyle w:val="Refdecomentario"/>
        </w:rPr>
        <w:commentReference w:id="135"/>
      </w:r>
    </w:p>
    <w:p w:rsidRPr="0086353E" w:rsidR="00941BCE" w:rsidP="0075352B" w:rsidRDefault="00A8647E" w14:paraId="50E3C2FB" w14:textId="6339FEC4">
      <w:pPr>
        <w:pBdr>
          <w:top w:val="nil"/>
          <w:left w:val="nil"/>
          <w:bottom w:val="nil"/>
          <w:right w:val="nil"/>
          <w:between w:val="nil"/>
        </w:pBdr>
        <w:snapToGrid w:val="0"/>
        <w:ind w:left="2160"/>
        <w:jc w:val="both"/>
        <w:rPr>
          <w:bCs/>
          <w:sz w:val="20"/>
          <w:szCs w:val="20"/>
        </w:rPr>
      </w:pPr>
      <w:r w:rsidRPr="0086353E">
        <w:rPr>
          <w:bCs/>
          <w:noProof/>
          <w:sz w:val="20"/>
          <w:szCs w:val="20"/>
        </w:rPr>
        <w:drawing>
          <wp:inline distT="0" distB="0" distL="0" distR="0" wp14:anchorId="0845FC1B" wp14:editId="731F7995">
            <wp:extent cx="3933825" cy="2571750"/>
            <wp:effectExtent l="0" t="0" r="9525" b="0"/>
            <wp:docPr id="73" name="Diagrama 73" descr="En la figura se observa en secuencia, arquitectura actual, arquitectura objetivo, análisis de brecha, mapa de ruta, evaluación del ejercicio." title="Figura 2 Pasos o etapas de la ejecución del proceso de AE"/>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941BCE" w:rsidP="00BA059C" w:rsidRDefault="002D1A6C" w14:paraId="5AC6225B" w14:textId="63F82F4C">
      <w:pPr>
        <w:pStyle w:val="Prrafodelista"/>
        <w:numPr>
          <w:ilvl w:val="0"/>
          <w:numId w:val="10"/>
        </w:numPr>
        <w:pBdr>
          <w:top w:val="nil"/>
          <w:left w:val="nil"/>
          <w:bottom w:val="nil"/>
          <w:right w:val="nil"/>
          <w:between w:val="nil"/>
        </w:pBdr>
        <w:snapToGrid w:val="0"/>
        <w:jc w:val="both"/>
        <w:rPr>
          <w:b/>
          <w:sz w:val="20"/>
          <w:szCs w:val="20"/>
        </w:rPr>
      </w:pPr>
      <w:r w:rsidRPr="002316A1">
        <w:rPr>
          <w:b/>
          <w:sz w:val="20"/>
          <w:szCs w:val="20"/>
        </w:rPr>
        <w:t>Etapa 1</w:t>
      </w:r>
      <w:r w:rsidRPr="002316A1" w:rsidR="00AB11D4">
        <w:rPr>
          <w:b/>
          <w:sz w:val="20"/>
          <w:szCs w:val="20"/>
        </w:rPr>
        <w:t>.</w:t>
      </w:r>
      <w:r w:rsidRPr="002316A1">
        <w:rPr>
          <w:b/>
          <w:sz w:val="20"/>
          <w:szCs w:val="20"/>
        </w:rPr>
        <w:t xml:space="preserve"> Definición de la </w:t>
      </w:r>
      <w:r w:rsidRPr="002316A1" w:rsidR="00C04B6E">
        <w:rPr>
          <w:b/>
          <w:sz w:val="20"/>
          <w:szCs w:val="20"/>
        </w:rPr>
        <w:t>a</w:t>
      </w:r>
      <w:r w:rsidRPr="002316A1">
        <w:rPr>
          <w:b/>
          <w:sz w:val="20"/>
          <w:szCs w:val="20"/>
        </w:rPr>
        <w:t>rquitectura empresarial actual (AS - IS)</w:t>
      </w:r>
    </w:p>
    <w:p w:rsidRPr="002316A1" w:rsidR="00744A27" w:rsidP="00744A27" w:rsidRDefault="00744A27" w14:paraId="433B60A2" w14:textId="77777777">
      <w:pPr>
        <w:pStyle w:val="Prrafodelista"/>
        <w:pBdr>
          <w:top w:val="nil"/>
          <w:left w:val="nil"/>
          <w:bottom w:val="nil"/>
          <w:right w:val="nil"/>
          <w:between w:val="nil"/>
        </w:pBdr>
        <w:snapToGrid w:val="0"/>
        <w:ind w:left="1080"/>
        <w:jc w:val="both"/>
        <w:rPr>
          <w:b/>
          <w:sz w:val="20"/>
          <w:szCs w:val="20"/>
        </w:rPr>
      </w:pPr>
    </w:p>
    <w:p w:rsidRPr="00B8516C" w:rsidR="00D90C24" w:rsidP="001F1544" w:rsidRDefault="00462DE5" w14:paraId="17E7B8C2" w14:textId="1E5A74CD">
      <w:pPr>
        <w:pBdr>
          <w:top w:val="nil"/>
          <w:left w:val="nil"/>
          <w:bottom w:val="nil"/>
          <w:right w:val="nil"/>
          <w:between w:val="nil"/>
        </w:pBdr>
        <w:snapToGrid w:val="0"/>
        <w:ind w:left="1077"/>
        <w:jc w:val="both"/>
        <w:rPr>
          <w:bCs/>
          <w:sz w:val="20"/>
          <w:szCs w:val="20"/>
        </w:rPr>
      </w:pPr>
      <w:r w:rsidRPr="00904AA5">
        <w:rPr>
          <w:bCs/>
          <w:sz w:val="20"/>
          <w:szCs w:val="20"/>
        </w:rPr>
        <w:t>En esta etapa la institución realiza el proceso de diagnóstico,</w:t>
      </w:r>
      <w:r w:rsidRPr="00904AA5" w:rsidR="00F11715">
        <w:rPr>
          <w:bCs/>
          <w:sz w:val="20"/>
          <w:szCs w:val="20"/>
        </w:rPr>
        <w:t xml:space="preserve"> en la que</w:t>
      </w:r>
      <w:r w:rsidRPr="00904AA5">
        <w:rPr>
          <w:bCs/>
          <w:sz w:val="20"/>
          <w:szCs w:val="20"/>
        </w:rPr>
        <w:t xml:space="preserve"> se hace </w:t>
      </w:r>
      <w:r w:rsidR="00C04B6E">
        <w:rPr>
          <w:bCs/>
          <w:sz w:val="20"/>
          <w:szCs w:val="20"/>
        </w:rPr>
        <w:t xml:space="preserve">el </w:t>
      </w:r>
      <w:r w:rsidRPr="00904AA5">
        <w:rPr>
          <w:bCs/>
          <w:sz w:val="20"/>
          <w:szCs w:val="20"/>
        </w:rPr>
        <w:t xml:space="preserve">levantamiento y </w:t>
      </w:r>
      <w:r w:rsidR="00B465D8">
        <w:rPr>
          <w:bCs/>
          <w:sz w:val="20"/>
          <w:szCs w:val="20"/>
        </w:rPr>
        <w:t xml:space="preserve">la </w:t>
      </w:r>
      <w:r w:rsidRPr="00904AA5">
        <w:rPr>
          <w:bCs/>
          <w:sz w:val="20"/>
          <w:szCs w:val="20"/>
        </w:rPr>
        <w:t>documentación de la AE del momento</w:t>
      </w:r>
      <w:r w:rsidRPr="00904AA5" w:rsidR="00F11715">
        <w:rPr>
          <w:bCs/>
          <w:sz w:val="20"/>
          <w:szCs w:val="20"/>
        </w:rPr>
        <w:t xml:space="preserve">.  </w:t>
      </w:r>
      <w:r w:rsidRPr="00904AA5">
        <w:rPr>
          <w:bCs/>
          <w:sz w:val="20"/>
          <w:szCs w:val="20"/>
        </w:rPr>
        <w:t xml:space="preserve">La </w:t>
      </w:r>
      <w:r w:rsidRPr="00904AA5" w:rsidR="00F11715">
        <w:rPr>
          <w:bCs/>
          <w:sz w:val="20"/>
          <w:szCs w:val="20"/>
        </w:rPr>
        <w:t>AE</w:t>
      </w:r>
      <w:r w:rsidRPr="00904AA5">
        <w:rPr>
          <w:bCs/>
          <w:sz w:val="20"/>
          <w:szCs w:val="20"/>
        </w:rPr>
        <w:t xml:space="preserve"> actual de la institución debe comprender la </w:t>
      </w:r>
      <w:r w:rsidRPr="00904AA5" w:rsidR="00B465D8">
        <w:rPr>
          <w:bCs/>
          <w:sz w:val="20"/>
          <w:szCs w:val="20"/>
        </w:rPr>
        <w:t xml:space="preserve">arquitectura misional </w:t>
      </w:r>
      <w:r w:rsidRPr="00904AA5">
        <w:rPr>
          <w:bCs/>
          <w:sz w:val="20"/>
          <w:szCs w:val="20"/>
        </w:rPr>
        <w:t>(de negocio) y la arquitectura de TI</w:t>
      </w:r>
      <w:r w:rsidRPr="00904AA5" w:rsidR="00AB11D4">
        <w:rPr>
          <w:bCs/>
          <w:sz w:val="20"/>
          <w:szCs w:val="20"/>
        </w:rPr>
        <w:t xml:space="preserve"> de la que hacen parte la </w:t>
      </w:r>
      <w:r w:rsidR="00B465D8">
        <w:rPr>
          <w:bCs/>
          <w:sz w:val="20"/>
          <w:szCs w:val="20"/>
        </w:rPr>
        <w:t>e</w:t>
      </w:r>
      <w:r w:rsidRPr="00904AA5">
        <w:rPr>
          <w:bCs/>
          <w:sz w:val="20"/>
          <w:szCs w:val="20"/>
        </w:rPr>
        <w:t xml:space="preserve">strategia de TI, </w:t>
      </w:r>
      <w:r w:rsidRPr="00904AA5" w:rsidR="00AB11D4">
        <w:rPr>
          <w:bCs/>
          <w:sz w:val="20"/>
          <w:szCs w:val="20"/>
        </w:rPr>
        <w:t xml:space="preserve">el </w:t>
      </w:r>
      <w:r w:rsidR="00B465D8">
        <w:rPr>
          <w:bCs/>
          <w:sz w:val="20"/>
          <w:szCs w:val="20"/>
        </w:rPr>
        <w:t>g</w:t>
      </w:r>
      <w:r w:rsidRPr="00904AA5">
        <w:rPr>
          <w:bCs/>
          <w:sz w:val="20"/>
          <w:szCs w:val="20"/>
        </w:rPr>
        <w:t xml:space="preserve">obierno de TI, </w:t>
      </w:r>
      <w:r w:rsidRPr="00904AA5" w:rsidR="00AB11D4">
        <w:rPr>
          <w:bCs/>
          <w:sz w:val="20"/>
          <w:szCs w:val="20"/>
        </w:rPr>
        <w:t>la i</w:t>
      </w:r>
      <w:r w:rsidRPr="00904AA5">
        <w:rPr>
          <w:bCs/>
          <w:sz w:val="20"/>
          <w:szCs w:val="20"/>
        </w:rPr>
        <w:t xml:space="preserve">nformación, </w:t>
      </w:r>
      <w:r w:rsidRPr="00904AA5" w:rsidR="00AB11D4">
        <w:rPr>
          <w:bCs/>
          <w:sz w:val="20"/>
          <w:szCs w:val="20"/>
        </w:rPr>
        <w:t>los s</w:t>
      </w:r>
      <w:r w:rsidRPr="00904AA5">
        <w:rPr>
          <w:bCs/>
          <w:sz w:val="20"/>
          <w:szCs w:val="20"/>
        </w:rPr>
        <w:t xml:space="preserve">istemas de información, </w:t>
      </w:r>
      <w:r w:rsidRPr="00904AA5" w:rsidR="00AB11D4">
        <w:rPr>
          <w:bCs/>
          <w:sz w:val="20"/>
          <w:szCs w:val="20"/>
        </w:rPr>
        <w:t>los s</w:t>
      </w:r>
      <w:r w:rsidRPr="00904AA5">
        <w:rPr>
          <w:bCs/>
          <w:sz w:val="20"/>
          <w:szCs w:val="20"/>
        </w:rPr>
        <w:t xml:space="preserve">ervicios </w:t>
      </w:r>
      <w:r w:rsidRPr="00904AA5" w:rsidR="00AB11D4">
        <w:rPr>
          <w:bCs/>
          <w:sz w:val="20"/>
          <w:szCs w:val="20"/>
        </w:rPr>
        <w:t>t</w:t>
      </w:r>
      <w:r w:rsidRPr="00904AA5">
        <w:rPr>
          <w:bCs/>
          <w:sz w:val="20"/>
          <w:szCs w:val="20"/>
        </w:rPr>
        <w:t xml:space="preserve">ecnológicos, </w:t>
      </w:r>
      <w:r w:rsidRPr="00904AA5" w:rsidR="00AB11D4">
        <w:rPr>
          <w:bCs/>
          <w:sz w:val="20"/>
          <w:szCs w:val="20"/>
        </w:rPr>
        <w:t xml:space="preserve">el </w:t>
      </w:r>
      <w:r w:rsidRPr="00904AA5">
        <w:rPr>
          <w:bCs/>
          <w:sz w:val="20"/>
          <w:szCs w:val="20"/>
        </w:rPr>
        <w:t xml:space="preserve">uso y </w:t>
      </w:r>
      <w:r w:rsidRPr="00904AA5" w:rsidR="00AB11D4">
        <w:rPr>
          <w:bCs/>
          <w:sz w:val="20"/>
          <w:szCs w:val="20"/>
        </w:rPr>
        <w:t xml:space="preserve">la </w:t>
      </w:r>
      <w:r w:rsidRPr="00904AA5">
        <w:rPr>
          <w:bCs/>
          <w:sz w:val="20"/>
          <w:szCs w:val="20"/>
        </w:rPr>
        <w:t>apropiación.</w:t>
      </w:r>
      <w:r w:rsidRPr="00904AA5" w:rsidR="00AB11D4">
        <w:rPr>
          <w:bCs/>
          <w:sz w:val="20"/>
          <w:szCs w:val="20"/>
        </w:rPr>
        <w:t xml:space="preserve"> </w:t>
      </w:r>
      <w:r w:rsidRPr="00904AA5" w:rsidR="00D90C24">
        <w:rPr>
          <w:bCs/>
          <w:sz w:val="20"/>
          <w:szCs w:val="20"/>
        </w:rPr>
        <w:t xml:space="preserve">Además, </w:t>
      </w:r>
      <w:r w:rsidR="005752B4">
        <w:rPr>
          <w:bCs/>
          <w:sz w:val="20"/>
          <w:szCs w:val="20"/>
        </w:rPr>
        <w:t>se debe</w:t>
      </w:r>
      <w:r w:rsidRPr="00904AA5" w:rsidR="00D90C24">
        <w:rPr>
          <w:bCs/>
          <w:sz w:val="20"/>
          <w:szCs w:val="20"/>
        </w:rPr>
        <w:t xml:space="preserve"> tener en cuenta que el </w:t>
      </w:r>
      <w:r w:rsidRPr="00904AA5" w:rsidR="00B465D8">
        <w:rPr>
          <w:bCs/>
          <w:sz w:val="20"/>
          <w:szCs w:val="20"/>
        </w:rPr>
        <w:t xml:space="preserve">marco de referencia de </w:t>
      </w:r>
      <w:r w:rsidRPr="00904AA5" w:rsidR="00D90C24">
        <w:rPr>
          <w:bCs/>
          <w:sz w:val="20"/>
          <w:szCs w:val="20"/>
        </w:rPr>
        <w:t xml:space="preserve">AE para la gestión de TI no detalla aspectos de la arquitectura misional o de negocio, tampoco </w:t>
      </w:r>
      <w:r w:rsidRPr="00904AA5" w:rsidR="00AB11D4">
        <w:rPr>
          <w:bCs/>
          <w:sz w:val="20"/>
          <w:szCs w:val="20"/>
        </w:rPr>
        <w:t>corresponde a</w:t>
      </w:r>
      <w:r w:rsidRPr="00904AA5" w:rsidR="00D90C24">
        <w:rPr>
          <w:bCs/>
          <w:sz w:val="20"/>
          <w:szCs w:val="20"/>
        </w:rPr>
        <w:t xml:space="preserve"> un marco metodológico y la organización se puede apoyar en </w:t>
      </w:r>
      <w:r w:rsidRPr="00904AA5" w:rsidR="005B4ED3">
        <w:rPr>
          <w:bCs/>
          <w:sz w:val="20"/>
          <w:szCs w:val="20"/>
        </w:rPr>
        <w:t>mejores</w:t>
      </w:r>
      <w:r w:rsidRPr="00904AA5" w:rsidR="00D90C24">
        <w:rPr>
          <w:bCs/>
          <w:sz w:val="20"/>
          <w:szCs w:val="20"/>
        </w:rPr>
        <w:t xml:space="preserve"> </w:t>
      </w:r>
      <w:r w:rsidRPr="00904AA5" w:rsidR="00086FF6">
        <w:rPr>
          <w:bCs/>
          <w:sz w:val="20"/>
          <w:szCs w:val="20"/>
        </w:rPr>
        <w:t>prácticas</w:t>
      </w:r>
      <w:r w:rsidRPr="00904AA5" w:rsidR="00D90C24">
        <w:rPr>
          <w:bCs/>
          <w:sz w:val="20"/>
          <w:szCs w:val="20"/>
        </w:rPr>
        <w:t xml:space="preserve"> como </w:t>
      </w:r>
      <w:r w:rsidRPr="002316A1" w:rsidR="00D90C24">
        <w:rPr>
          <w:bCs/>
          <w:i/>
          <w:sz w:val="20"/>
          <w:szCs w:val="20"/>
        </w:rPr>
        <w:t>TOGAF, ZACHMAN, ORACLE, FEAF</w:t>
      </w:r>
      <w:r w:rsidR="00936411">
        <w:rPr>
          <w:bCs/>
          <w:sz w:val="20"/>
          <w:szCs w:val="20"/>
        </w:rPr>
        <w:t>,</w:t>
      </w:r>
      <w:r w:rsidRPr="00904AA5" w:rsidR="00D90C24">
        <w:rPr>
          <w:bCs/>
          <w:sz w:val="20"/>
          <w:szCs w:val="20"/>
        </w:rPr>
        <w:t xml:space="preserve"> entre otros.</w:t>
      </w:r>
    </w:p>
    <w:p w:rsidR="00AB11D4" w:rsidP="0075352B" w:rsidRDefault="00AB11D4" w14:paraId="001CB356" w14:textId="7FB31D40">
      <w:pPr>
        <w:pBdr>
          <w:top w:val="nil"/>
          <w:left w:val="nil"/>
          <w:bottom w:val="nil"/>
          <w:right w:val="nil"/>
          <w:between w:val="nil"/>
        </w:pBdr>
        <w:snapToGrid w:val="0"/>
        <w:ind w:left="1080"/>
        <w:jc w:val="both"/>
        <w:rPr>
          <w:sz w:val="20"/>
          <w:szCs w:val="20"/>
        </w:rPr>
      </w:pPr>
      <w:r w:rsidRPr="00904AA5">
        <w:rPr>
          <w:bCs/>
          <w:sz w:val="20"/>
          <w:szCs w:val="20"/>
        </w:rPr>
        <w:lastRenderedPageBreak/>
        <w:t>L</w:t>
      </w:r>
      <w:r w:rsidRPr="00904AA5" w:rsidR="009E6B37">
        <w:rPr>
          <w:bCs/>
          <w:sz w:val="20"/>
          <w:szCs w:val="20"/>
        </w:rPr>
        <w:t xml:space="preserve">os elementos mínimos a considerar para el levantamiento de la información, que </w:t>
      </w:r>
      <w:r w:rsidRPr="00904AA5" w:rsidR="00285B42">
        <w:rPr>
          <w:bCs/>
          <w:sz w:val="20"/>
          <w:szCs w:val="20"/>
        </w:rPr>
        <w:t xml:space="preserve">ayuden a </w:t>
      </w:r>
      <w:r w:rsidRPr="00904AA5" w:rsidR="009E6B37">
        <w:rPr>
          <w:bCs/>
          <w:sz w:val="20"/>
          <w:szCs w:val="20"/>
        </w:rPr>
        <w:t xml:space="preserve">determinar las necesidades, teniendo en cuenta el </w:t>
      </w:r>
      <w:r w:rsidR="009A2DC8">
        <w:rPr>
          <w:bCs/>
          <w:sz w:val="20"/>
          <w:szCs w:val="20"/>
        </w:rPr>
        <w:t>d</w:t>
      </w:r>
      <w:r w:rsidRPr="00904AA5" w:rsidR="009E6B37">
        <w:rPr>
          <w:bCs/>
          <w:sz w:val="20"/>
          <w:szCs w:val="20"/>
        </w:rPr>
        <w:t xml:space="preserve">ominio, </w:t>
      </w:r>
      <w:r w:rsidRPr="00904AA5">
        <w:rPr>
          <w:bCs/>
          <w:sz w:val="20"/>
          <w:szCs w:val="20"/>
        </w:rPr>
        <w:t>los á</w:t>
      </w:r>
      <w:r w:rsidRPr="00904AA5" w:rsidR="009E6B37">
        <w:rPr>
          <w:bCs/>
          <w:sz w:val="20"/>
          <w:szCs w:val="20"/>
        </w:rPr>
        <w:t>mbitos e información solicitada establecidos en el marco de referencia de A</w:t>
      </w:r>
      <w:r w:rsidRPr="00904AA5" w:rsidR="00285B42">
        <w:rPr>
          <w:bCs/>
          <w:sz w:val="20"/>
          <w:szCs w:val="20"/>
        </w:rPr>
        <w:t>E</w:t>
      </w:r>
      <w:r w:rsidR="00151025">
        <w:rPr>
          <w:bCs/>
          <w:sz w:val="20"/>
          <w:szCs w:val="20"/>
        </w:rPr>
        <w:t xml:space="preserve"> </w:t>
      </w:r>
      <w:r w:rsidRPr="00904AA5" w:rsidR="00285B42">
        <w:rPr>
          <w:bCs/>
          <w:sz w:val="20"/>
          <w:szCs w:val="20"/>
        </w:rPr>
        <w:t xml:space="preserve"> </w:t>
      </w:r>
      <w:r w:rsidR="009A2DC8">
        <w:rPr>
          <w:bCs/>
          <w:sz w:val="20"/>
          <w:szCs w:val="20"/>
        </w:rPr>
        <w:t xml:space="preserve">son </w:t>
      </w:r>
      <w:r w:rsidRPr="00904AA5" w:rsidR="00285B42">
        <w:rPr>
          <w:bCs/>
          <w:sz w:val="20"/>
          <w:szCs w:val="20"/>
        </w:rPr>
        <w:t xml:space="preserve">direccionar </w:t>
      </w:r>
      <w:r w:rsidRPr="00904AA5">
        <w:rPr>
          <w:bCs/>
          <w:sz w:val="20"/>
          <w:szCs w:val="20"/>
        </w:rPr>
        <w:t xml:space="preserve"> las </w:t>
      </w:r>
      <w:r w:rsidRPr="00904AA5">
        <w:rPr>
          <w:sz w:val="20"/>
          <w:szCs w:val="20"/>
        </w:rPr>
        <w:t>actividad</w:t>
      </w:r>
      <w:r w:rsidR="00151025">
        <w:rPr>
          <w:sz w:val="20"/>
          <w:szCs w:val="20"/>
        </w:rPr>
        <w:t xml:space="preserve">es de </w:t>
      </w:r>
      <w:r w:rsidR="009A2DC8">
        <w:rPr>
          <w:sz w:val="20"/>
          <w:szCs w:val="20"/>
        </w:rPr>
        <w:t>l</w:t>
      </w:r>
      <w:r w:rsidRPr="00904AA5">
        <w:rPr>
          <w:sz w:val="20"/>
          <w:szCs w:val="20"/>
        </w:rPr>
        <w:t xml:space="preserve">evantamiento de </w:t>
      </w:r>
      <w:r w:rsidR="00151025">
        <w:rPr>
          <w:sz w:val="20"/>
          <w:szCs w:val="20"/>
        </w:rPr>
        <w:t xml:space="preserve">la </w:t>
      </w:r>
      <w:r w:rsidRPr="00904AA5">
        <w:rPr>
          <w:sz w:val="20"/>
          <w:szCs w:val="20"/>
        </w:rPr>
        <w:t>información y</w:t>
      </w:r>
      <w:r w:rsidR="00D917C2">
        <w:rPr>
          <w:sz w:val="20"/>
          <w:szCs w:val="20"/>
        </w:rPr>
        <w:t xml:space="preserve"> </w:t>
      </w:r>
      <w:r w:rsidRPr="00904AA5">
        <w:rPr>
          <w:sz w:val="20"/>
          <w:szCs w:val="20"/>
        </w:rPr>
        <w:t xml:space="preserve">la </w:t>
      </w:r>
      <w:r w:rsidR="009A2DC8">
        <w:rPr>
          <w:sz w:val="20"/>
          <w:szCs w:val="20"/>
        </w:rPr>
        <w:t>c</w:t>
      </w:r>
      <w:r w:rsidRPr="00904AA5">
        <w:rPr>
          <w:sz w:val="20"/>
          <w:szCs w:val="20"/>
        </w:rPr>
        <w:t>onstrucción de la AE actual (AS – IS)</w:t>
      </w:r>
      <w:r w:rsidRPr="00904AA5">
        <w:rPr>
          <w:bCs/>
          <w:sz w:val="20"/>
          <w:szCs w:val="20"/>
        </w:rPr>
        <w:t xml:space="preserve">, las cuales pueden ser consultadas en la Guía general de un proceso de </w:t>
      </w:r>
      <w:r w:rsidR="00151025">
        <w:rPr>
          <w:bCs/>
          <w:sz w:val="20"/>
          <w:szCs w:val="20"/>
        </w:rPr>
        <w:t>a</w:t>
      </w:r>
      <w:r w:rsidRPr="00904AA5">
        <w:rPr>
          <w:bCs/>
          <w:sz w:val="20"/>
          <w:szCs w:val="20"/>
        </w:rPr>
        <w:t xml:space="preserve">rquitectura </w:t>
      </w:r>
      <w:r w:rsidR="00151025">
        <w:rPr>
          <w:bCs/>
          <w:sz w:val="20"/>
          <w:szCs w:val="20"/>
        </w:rPr>
        <w:t>e</w:t>
      </w:r>
      <w:r w:rsidRPr="00904AA5">
        <w:rPr>
          <w:bCs/>
          <w:sz w:val="20"/>
          <w:szCs w:val="20"/>
        </w:rPr>
        <w:t xml:space="preserve">mpresarial del </w:t>
      </w:r>
      <w:r w:rsidRPr="00904AA5">
        <w:rPr>
          <w:sz w:val="20"/>
          <w:szCs w:val="20"/>
        </w:rPr>
        <w:t>Ministerio de Tecnologías de la Información y Comunicaciones.</w:t>
      </w:r>
    </w:p>
    <w:p w:rsidRPr="00904AA5" w:rsidR="001F1544" w:rsidP="0075352B" w:rsidRDefault="001F1544" w14:paraId="15761E22" w14:textId="77777777">
      <w:pPr>
        <w:pBdr>
          <w:top w:val="nil"/>
          <w:left w:val="nil"/>
          <w:bottom w:val="nil"/>
          <w:right w:val="nil"/>
          <w:between w:val="nil"/>
        </w:pBdr>
        <w:snapToGrid w:val="0"/>
        <w:ind w:left="1080"/>
        <w:jc w:val="both"/>
        <w:rPr>
          <w:bCs/>
          <w:sz w:val="20"/>
          <w:szCs w:val="20"/>
        </w:rPr>
      </w:pPr>
    </w:p>
    <w:p w:rsidRPr="0086353E" w:rsidR="00051BAD" w:rsidP="0075352B" w:rsidRDefault="00141825" w14:paraId="73828451" w14:textId="5700279D">
      <w:pPr>
        <w:pBdr>
          <w:top w:val="nil"/>
          <w:left w:val="nil"/>
          <w:bottom w:val="nil"/>
          <w:right w:val="nil"/>
          <w:between w:val="nil"/>
        </w:pBdr>
        <w:snapToGrid w:val="0"/>
        <w:ind w:left="1080"/>
        <w:jc w:val="both"/>
        <w:rPr>
          <w:bCs/>
          <w:sz w:val="20"/>
          <w:szCs w:val="20"/>
        </w:rPr>
      </w:pPr>
      <w:r w:rsidRPr="00904AA5">
        <w:rPr>
          <w:bCs/>
          <w:sz w:val="20"/>
          <w:szCs w:val="20"/>
        </w:rPr>
        <w:t xml:space="preserve">Particularmente en la actividad </w:t>
      </w:r>
      <w:r w:rsidRPr="00904AA5">
        <w:rPr>
          <w:b/>
          <w:sz w:val="20"/>
          <w:szCs w:val="20"/>
        </w:rPr>
        <w:t>Construcción de la AE actual (AS – IS)</w:t>
      </w:r>
      <w:r w:rsidR="00D917C2">
        <w:rPr>
          <w:bCs/>
          <w:sz w:val="20"/>
          <w:szCs w:val="20"/>
        </w:rPr>
        <w:t xml:space="preserve"> </w:t>
      </w:r>
      <w:r w:rsidRPr="00904AA5" w:rsidR="00051BAD">
        <w:rPr>
          <w:bCs/>
          <w:sz w:val="20"/>
          <w:szCs w:val="20"/>
        </w:rPr>
        <w:t xml:space="preserve">se elabora la arquitectura actual, lo cual comprende la arquitectura misional (de negocio) y la arquitectura de TI. Se debe tener en cuenta la relación de todos los elementos documentados en la etapa </w:t>
      </w:r>
      <w:commentRangeStart w:id="136"/>
      <w:r w:rsidRPr="00904AA5" w:rsidR="00051BAD">
        <w:rPr>
          <w:bCs/>
          <w:sz w:val="20"/>
          <w:szCs w:val="20"/>
        </w:rPr>
        <w:t>anterior.</w:t>
      </w:r>
      <w:commentRangeEnd w:id="136"/>
      <w:r w:rsidRPr="00B8516C" w:rsidR="00E51A9C">
        <w:rPr>
          <w:rStyle w:val="Refdecomentario"/>
          <w:sz w:val="20"/>
          <w:szCs w:val="20"/>
        </w:rPr>
        <w:commentReference w:id="136"/>
      </w:r>
    </w:p>
    <w:p w:rsidRPr="00904AA5" w:rsidR="003B1C74" w:rsidP="0075352B" w:rsidRDefault="001F1544" w14:paraId="7922F716" w14:textId="3815402C">
      <w:pPr>
        <w:pBdr>
          <w:top w:val="nil"/>
          <w:left w:val="nil"/>
          <w:bottom w:val="nil"/>
          <w:right w:val="nil"/>
          <w:between w:val="nil"/>
        </w:pBdr>
        <w:snapToGrid w:val="0"/>
        <w:jc w:val="both"/>
        <w:rPr>
          <w:bCs/>
          <w:sz w:val="20"/>
          <w:szCs w:val="20"/>
        </w:rPr>
      </w:pPr>
      <w:r w:rsidRPr="0086353E">
        <w:rPr>
          <w:bCs/>
          <w:noProof/>
          <w:sz w:val="20"/>
          <w:szCs w:val="20"/>
        </w:rPr>
        <mc:AlternateContent>
          <mc:Choice Requires="wps">
            <w:drawing>
              <wp:anchor distT="0" distB="0" distL="114300" distR="114300" simplePos="0" relativeHeight="251930624" behindDoc="0" locked="0" layoutInCell="1" allowOverlap="1" wp14:anchorId="103EC9D1" wp14:editId="4C50C491">
                <wp:simplePos x="0" y="0"/>
                <wp:positionH relativeFrom="column">
                  <wp:posOffset>775335</wp:posOffset>
                </wp:positionH>
                <wp:positionV relativeFrom="paragraph">
                  <wp:posOffset>150495</wp:posOffset>
                </wp:positionV>
                <wp:extent cx="5724525" cy="600075"/>
                <wp:effectExtent l="57150" t="38100" r="66675" b="75565"/>
                <wp:wrapNone/>
                <wp:docPr id="75" name="Rectángulo redondeado 75"/>
                <wp:cNvGraphicFramePr/>
                <a:graphic xmlns:a="http://schemas.openxmlformats.org/drawingml/2006/main">
                  <a:graphicData uri="http://schemas.microsoft.com/office/word/2010/wordprocessingShape">
                    <wps:wsp>
                      <wps:cNvSpPr/>
                      <wps:spPr>
                        <a:xfrm>
                          <a:off x="0" y="0"/>
                          <a:ext cx="5724525" cy="600075"/>
                        </a:xfrm>
                        <a:prstGeom prst="roundRect">
                          <a:avLst/>
                        </a:prstGeom>
                        <a:solidFill>
                          <a:schemeClr val="accent3">
                            <a:lumMod val="60000"/>
                            <a:lumOff val="40000"/>
                          </a:schemeClr>
                        </a:solidFill>
                        <a:ln>
                          <a:noFill/>
                        </a:ln>
                      </wps:spPr>
                      <wps:style>
                        <a:lnRef idx="1">
                          <a:schemeClr val="accent6"/>
                        </a:lnRef>
                        <a:fillRef idx="2">
                          <a:schemeClr val="accent6"/>
                        </a:fillRef>
                        <a:effectRef idx="1">
                          <a:schemeClr val="accent6"/>
                        </a:effectRef>
                        <a:fontRef idx="minor">
                          <a:schemeClr val="dk1"/>
                        </a:fontRef>
                      </wps:style>
                      <wps:txbx>
                        <w:txbxContent>
                          <w:p w:rsidRPr="00904AA5" w:rsidR="002316A1" w:rsidDel="009A3D14" w:rsidP="009A3D14" w:rsidRDefault="001F1544" w14:paraId="206E517A" w14:textId="0C1FF970">
                            <w:pPr>
                              <w:pBdr>
                                <w:top w:val="nil"/>
                                <w:left w:val="nil"/>
                                <w:bottom w:val="nil"/>
                                <w:right w:val="nil"/>
                                <w:between w:val="nil"/>
                              </w:pBdr>
                              <w:snapToGrid w:val="0"/>
                              <w:spacing w:after="120"/>
                              <w:jc w:val="center"/>
                              <w:rPr>
                                <w:del w:author="Humberto Arias Diaz" w:date="2023-10-03T15:01:00Z" w:id="137"/>
                                <w:b/>
                                <w:bCs/>
                                <w:sz w:val="20"/>
                                <w:szCs w:val="20"/>
                              </w:rPr>
                            </w:pPr>
                            <w:r>
                              <w:rPr>
                                <w:b/>
                                <w:bCs/>
                                <w:sz w:val="20"/>
                                <w:szCs w:val="20"/>
                              </w:rPr>
                              <w:t>Se debe tener</w:t>
                            </w:r>
                            <w:r w:rsidRPr="00904AA5" w:rsidR="002316A1">
                              <w:rPr>
                                <w:b/>
                                <w:bCs/>
                                <w:sz w:val="20"/>
                                <w:szCs w:val="20"/>
                              </w:rPr>
                              <w:t xml:space="preserve"> en cuenta que el entregable de la actividad 2 de esta etapa</w:t>
                            </w:r>
                            <w:r>
                              <w:rPr>
                                <w:b/>
                                <w:bCs/>
                                <w:sz w:val="20"/>
                                <w:szCs w:val="20"/>
                              </w:rPr>
                              <w:t>,</w:t>
                            </w:r>
                            <w:r w:rsidRPr="00904AA5" w:rsidR="002316A1">
                              <w:rPr>
                                <w:b/>
                                <w:bCs/>
                                <w:sz w:val="20"/>
                                <w:szCs w:val="20"/>
                              </w:rPr>
                              <w:t xml:space="preserve"> es la arquitectura empresarial actual</w:t>
                            </w:r>
                            <w:r w:rsidR="002316A1">
                              <w:rPr>
                                <w:b/>
                                <w:bCs/>
                                <w:sz w:val="20"/>
                                <w:szCs w:val="20"/>
                              </w:rPr>
                              <w:t>.</w:t>
                            </w:r>
                          </w:p>
                          <w:p w:rsidR="002316A1" w:rsidP="001F1544" w:rsidRDefault="002316A1" w14:paraId="7B92134D" w14:textId="77777777">
                            <w:pPr>
                              <w:pBdr>
                                <w:top w:val="nil"/>
                                <w:left w:val="nil"/>
                                <w:bottom w:val="nil"/>
                                <w:right w:val="nil"/>
                                <w:between w:val="nil"/>
                              </w:pBdr>
                              <w:snapToGrid w:val="0"/>
                              <w:spacing w:after="12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oundrect id="Rectángulo redondeado 75" style="position:absolute;left:0;text-align:left;margin-left:61.05pt;margin-top:11.85pt;width:450.75pt;height:47.2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55" fillcolor="#c2d69b [1942]" stroked="f" arcsize="10923f" w14:anchorId="103EC9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">
                <v:shadow on="t" color="black" opacity="24903f" offset="0,.55556mm" origin=",.5"/>
                <v:textbox style="mso-fit-shape-to-text:t">
                  <w:txbxContent>
                    <w:p w:rsidRPr="00904AA5" w:rsidR="002316A1" w:rsidDel="009A3D14" w:rsidP="009A3D14" w:rsidRDefault="001F1544" w14:paraId="206E517A" w14:textId="0C1FF970">
                      <w:pPr>
                        <w:pBdr>
                          <w:top w:val="nil"/>
                          <w:left w:val="nil"/>
                          <w:bottom w:val="nil"/>
                          <w:right w:val="nil"/>
                          <w:between w:val="nil"/>
                        </w:pBdr>
                        <w:snapToGrid w:val="0"/>
                        <w:spacing w:after="120"/>
                        <w:jc w:val="center"/>
                        <w:rPr>
                          <w:del w:author="Humberto Arias Diaz" w:date="2023-10-03T15:01:00Z" w:id="138"/>
                          <w:b/>
                          <w:bCs/>
                          <w:sz w:val="20"/>
                          <w:szCs w:val="20"/>
                        </w:rPr>
                      </w:pPr>
                      <w:r>
                        <w:rPr>
                          <w:b/>
                          <w:bCs/>
                          <w:sz w:val="20"/>
                          <w:szCs w:val="20"/>
                        </w:rPr>
                        <w:t>Se debe tener</w:t>
                      </w:r>
                      <w:r w:rsidRPr="00904AA5" w:rsidR="002316A1">
                        <w:rPr>
                          <w:b/>
                          <w:bCs/>
                          <w:sz w:val="20"/>
                          <w:szCs w:val="20"/>
                        </w:rPr>
                        <w:t xml:space="preserve"> en cuenta que el entregable de la actividad 2 de esta etapa</w:t>
                      </w:r>
                      <w:r>
                        <w:rPr>
                          <w:b/>
                          <w:bCs/>
                          <w:sz w:val="20"/>
                          <w:szCs w:val="20"/>
                        </w:rPr>
                        <w:t>,</w:t>
                      </w:r>
                      <w:r w:rsidRPr="00904AA5" w:rsidR="002316A1">
                        <w:rPr>
                          <w:b/>
                          <w:bCs/>
                          <w:sz w:val="20"/>
                          <w:szCs w:val="20"/>
                        </w:rPr>
                        <w:t xml:space="preserve"> es la arquitectura empresarial actual</w:t>
                      </w:r>
                      <w:r w:rsidR="002316A1">
                        <w:rPr>
                          <w:b/>
                          <w:bCs/>
                          <w:sz w:val="20"/>
                          <w:szCs w:val="20"/>
                        </w:rPr>
                        <w:t>.</w:t>
                      </w:r>
                    </w:p>
                    <w:p w:rsidR="002316A1" w:rsidP="001F1544" w:rsidRDefault="002316A1" w14:paraId="7B92134D" w14:textId="77777777">
                      <w:pPr>
                        <w:pBdr>
                          <w:top w:val="nil"/>
                          <w:left w:val="nil"/>
                          <w:bottom w:val="nil"/>
                          <w:right w:val="nil"/>
                          <w:between w:val="nil"/>
                        </w:pBdr>
                        <w:snapToGrid w:val="0"/>
                        <w:spacing w:after="120"/>
                        <w:jc w:val="center"/>
                      </w:pPr>
                    </w:p>
                  </w:txbxContent>
                </v:textbox>
              </v:roundrect>
            </w:pict>
          </mc:Fallback>
        </mc:AlternateContent>
      </w:r>
    </w:p>
    <w:p w:rsidR="00A9628F" w:rsidP="0075352B" w:rsidRDefault="00A9628F" w14:paraId="5184DFDE" w14:textId="50C531D3">
      <w:pPr>
        <w:pBdr>
          <w:top w:val="nil"/>
          <w:left w:val="nil"/>
          <w:bottom w:val="nil"/>
          <w:right w:val="nil"/>
          <w:between w:val="nil"/>
        </w:pBdr>
        <w:snapToGrid w:val="0"/>
        <w:jc w:val="both"/>
        <w:rPr>
          <w:bCs/>
          <w:sz w:val="20"/>
          <w:szCs w:val="20"/>
        </w:rPr>
      </w:pPr>
    </w:p>
    <w:p w:rsidR="001F1544" w:rsidP="0075352B" w:rsidRDefault="001F1544" w14:paraId="254B2AA7" w14:textId="06C5ACFA">
      <w:pPr>
        <w:pBdr>
          <w:top w:val="nil"/>
          <w:left w:val="nil"/>
          <w:bottom w:val="nil"/>
          <w:right w:val="nil"/>
          <w:between w:val="nil"/>
        </w:pBdr>
        <w:snapToGrid w:val="0"/>
        <w:jc w:val="both"/>
        <w:rPr>
          <w:bCs/>
          <w:sz w:val="20"/>
          <w:szCs w:val="20"/>
        </w:rPr>
      </w:pPr>
    </w:p>
    <w:p w:rsidR="001F1544" w:rsidP="0075352B" w:rsidRDefault="001F1544" w14:paraId="6889B0A2" w14:textId="054A3170">
      <w:pPr>
        <w:pBdr>
          <w:top w:val="nil"/>
          <w:left w:val="nil"/>
          <w:bottom w:val="nil"/>
          <w:right w:val="nil"/>
          <w:between w:val="nil"/>
        </w:pBdr>
        <w:snapToGrid w:val="0"/>
        <w:jc w:val="both"/>
        <w:rPr>
          <w:bCs/>
          <w:sz w:val="20"/>
          <w:szCs w:val="20"/>
        </w:rPr>
      </w:pPr>
    </w:p>
    <w:p w:rsidR="001F1544" w:rsidP="0075352B" w:rsidRDefault="001F1544" w14:paraId="0A574F76" w14:textId="70F28F1A">
      <w:pPr>
        <w:pBdr>
          <w:top w:val="nil"/>
          <w:left w:val="nil"/>
          <w:bottom w:val="nil"/>
          <w:right w:val="nil"/>
          <w:between w:val="nil"/>
        </w:pBdr>
        <w:snapToGrid w:val="0"/>
        <w:jc w:val="both"/>
        <w:rPr>
          <w:bCs/>
          <w:sz w:val="20"/>
          <w:szCs w:val="20"/>
        </w:rPr>
      </w:pPr>
    </w:p>
    <w:p w:rsidRPr="0086353E" w:rsidR="001F1544" w:rsidP="0075352B" w:rsidRDefault="001F1544" w14:paraId="2468D1C2" w14:textId="77777777">
      <w:pPr>
        <w:pBdr>
          <w:top w:val="nil"/>
          <w:left w:val="nil"/>
          <w:bottom w:val="nil"/>
          <w:right w:val="nil"/>
          <w:between w:val="nil"/>
        </w:pBdr>
        <w:snapToGrid w:val="0"/>
        <w:jc w:val="both"/>
        <w:rPr>
          <w:bCs/>
          <w:sz w:val="20"/>
          <w:szCs w:val="20"/>
        </w:rPr>
      </w:pPr>
    </w:p>
    <w:p w:rsidR="00525C8F" w:rsidP="00BA059C" w:rsidRDefault="00525C8F" w14:paraId="78C44619" w14:textId="1860E2F6">
      <w:pPr>
        <w:pStyle w:val="Prrafodelista"/>
        <w:numPr>
          <w:ilvl w:val="1"/>
          <w:numId w:val="1"/>
        </w:numPr>
        <w:pBdr>
          <w:top w:val="nil"/>
          <w:left w:val="nil"/>
          <w:bottom w:val="nil"/>
          <w:right w:val="nil"/>
          <w:between w:val="nil"/>
        </w:pBdr>
        <w:snapToGrid w:val="0"/>
        <w:ind w:left="993" w:hanging="284"/>
        <w:contextualSpacing w:val="0"/>
        <w:jc w:val="both"/>
        <w:rPr>
          <w:b/>
          <w:sz w:val="20"/>
          <w:szCs w:val="20"/>
        </w:rPr>
      </w:pPr>
      <w:r w:rsidRPr="00904AA5">
        <w:rPr>
          <w:b/>
          <w:sz w:val="20"/>
          <w:szCs w:val="20"/>
        </w:rPr>
        <w:t>Etapa 2</w:t>
      </w:r>
      <w:r w:rsidRPr="00904AA5" w:rsidR="00141825">
        <w:rPr>
          <w:b/>
          <w:sz w:val="20"/>
          <w:szCs w:val="20"/>
        </w:rPr>
        <w:t xml:space="preserve">. </w:t>
      </w:r>
      <w:r w:rsidRPr="00904AA5">
        <w:rPr>
          <w:b/>
          <w:sz w:val="20"/>
          <w:szCs w:val="20"/>
        </w:rPr>
        <w:t xml:space="preserve">Elaboración de la </w:t>
      </w:r>
      <w:r w:rsidR="0013397E">
        <w:rPr>
          <w:b/>
          <w:sz w:val="20"/>
          <w:szCs w:val="20"/>
        </w:rPr>
        <w:t>a</w:t>
      </w:r>
      <w:r w:rsidRPr="00904AA5" w:rsidR="0013397E">
        <w:rPr>
          <w:b/>
          <w:sz w:val="20"/>
          <w:szCs w:val="20"/>
        </w:rPr>
        <w:t xml:space="preserve">rquitectura </w:t>
      </w:r>
      <w:r w:rsidRPr="00904AA5">
        <w:rPr>
          <w:b/>
          <w:sz w:val="20"/>
          <w:szCs w:val="20"/>
        </w:rPr>
        <w:t>empresarial objetivo (TO - BE)</w:t>
      </w:r>
    </w:p>
    <w:p w:rsidRPr="00904AA5" w:rsidR="001F1544" w:rsidP="001F1544" w:rsidRDefault="001F1544" w14:paraId="57EFA5AC" w14:textId="77777777">
      <w:pPr>
        <w:pStyle w:val="Prrafodelista"/>
        <w:pBdr>
          <w:top w:val="nil"/>
          <w:left w:val="nil"/>
          <w:bottom w:val="nil"/>
          <w:right w:val="nil"/>
          <w:between w:val="nil"/>
        </w:pBdr>
        <w:snapToGrid w:val="0"/>
        <w:ind w:left="993"/>
        <w:contextualSpacing w:val="0"/>
        <w:jc w:val="both"/>
        <w:rPr>
          <w:b/>
          <w:sz w:val="20"/>
          <w:szCs w:val="20"/>
        </w:rPr>
      </w:pPr>
    </w:p>
    <w:p w:rsidR="00431B79" w:rsidP="0075352B" w:rsidRDefault="00086FF6" w14:paraId="57395C11" w14:textId="034C9539">
      <w:pPr>
        <w:pBdr>
          <w:top w:val="nil"/>
          <w:left w:val="nil"/>
          <w:bottom w:val="nil"/>
          <w:right w:val="nil"/>
          <w:between w:val="nil"/>
        </w:pBdr>
        <w:snapToGrid w:val="0"/>
        <w:ind w:left="993"/>
        <w:jc w:val="both"/>
        <w:rPr>
          <w:bCs/>
          <w:sz w:val="20"/>
          <w:szCs w:val="20"/>
        </w:rPr>
      </w:pPr>
      <w:r w:rsidRPr="00904AA5">
        <w:rPr>
          <w:bCs/>
          <w:sz w:val="20"/>
          <w:szCs w:val="20"/>
        </w:rPr>
        <w:t>La intención de esta etapa es diseñar una arquitectura empresarial objetivo viable. Debe estar relacionada con los objetivos estratégicos de la institución, del sector y encontra</w:t>
      </w:r>
      <w:r w:rsidRPr="00904AA5" w:rsidR="001061E0">
        <w:rPr>
          <w:bCs/>
          <w:sz w:val="20"/>
          <w:szCs w:val="20"/>
        </w:rPr>
        <w:t>r</w:t>
      </w:r>
      <w:r w:rsidRPr="00904AA5">
        <w:rPr>
          <w:bCs/>
          <w:sz w:val="20"/>
          <w:szCs w:val="20"/>
        </w:rPr>
        <w:t xml:space="preserve"> nuevas tecnologías que se puedan relacionar a ese plan estratégico.</w:t>
      </w:r>
      <w:r w:rsidRPr="00904AA5" w:rsidR="00141825">
        <w:rPr>
          <w:bCs/>
          <w:sz w:val="20"/>
          <w:szCs w:val="20"/>
        </w:rPr>
        <w:t xml:space="preserve"> </w:t>
      </w:r>
      <w:r w:rsidRPr="00904AA5">
        <w:rPr>
          <w:bCs/>
          <w:sz w:val="20"/>
          <w:szCs w:val="20"/>
        </w:rPr>
        <w:t xml:space="preserve">Las actividades </w:t>
      </w:r>
      <w:r w:rsidRPr="00904AA5" w:rsidR="001061E0">
        <w:rPr>
          <w:bCs/>
          <w:sz w:val="20"/>
          <w:szCs w:val="20"/>
        </w:rPr>
        <w:t>de</w:t>
      </w:r>
      <w:r w:rsidRPr="00904AA5">
        <w:rPr>
          <w:bCs/>
          <w:sz w:val="20"/>
          <w:szCs w:val="20"/>
        </w:rPr>
        <w:t xml:space="preserve"> esta fase </w:t>
      </w:r>
      <w:r w:rsidRPr="00904AA5" w:rsidR="001061E0">
        <w:rPr>
          <w:bCs/>
          <w:sz w:val="20"/>
          <w:szCs w:val="20"/>
        </w:rPr>
        <w:t xml:space="preserve">consisten en </w:t>
      </w:r>
      <w:r w:rsidRPr="00904AA5">
        <w:rPr>
          <w:bCs/>
          <w:sz w:val="20"/>
          <w:szCs w:val="20"/>
        </w:rPr>
        <w:t>definir los artefactos o productos de la AE objetivo</w:t>
      </w:r>
      <w:r w:rsidRPr="00904AA5" w:rsidR="005A1C64">
        <w:rPr>
          <w:bCs/>
          <w:sz w:val="20"/>
          <w:szCs w:val="20"/>
        </w:rPr>
        <w:t>, c</w:t>
      </w:r>
      <w:r w:rsidRPr="00904AA5">
        <w:rPr>
          <w:bCs/>
          <w:sz w:val="20"/>
          <w:szCs w:val="20"/>
        </w:rPr>
        <w:t xml:space="preserve">onstruir la AE objetivo y documentarla con las </w:t>
      </w:r>
      <w:r w:rsidRPr="00904AA5" w:rsidR="005A1C64">
        <w:rPr>
          <w:bCs/>
          <w:sz w:val="20"/>
          <w:szCs w:val="20"/>
        </w:rPr>
        <w:t>guías</w:t>
      </w:r>
      <w:r w:rsidRPr="00904AA5">
        <w:rPr>
          <w:bCs/>
          <w:sz w:val="20"/>
          <w:szCs w:val="20"/>
        </w:rPr>
        <w:t xml:space="preserve"> específicas </w:t>
      </w:r>
      <w:r w:rsidRPr="00904AA5" w:rsidR="005A1C64">
        <w:rPr>
          <w:bCs/>
          <w:sz w:val="20"/>
          <w:szCs w:val="20"/>
        </w:rPr>
        <w:t>solicitadas d</w:t>
      </w:r>
      <w:r w:rsidRPr="00904AA5">
        <w:rPr>
          <w:bCs/>
          <w:sz w:val="20"/>
          <w:szCs w:val="20"/>
        </w:rPr>
        <w:t>entro del marco de referencia de AE</w:t>
      </w:r>
      <w:r w:rsidRPr="00904AA5" w:rsidR="001061E0">
        <w:rPr>
          <w:bCs/>
          <w:sz w:val="20"/>
          <w:szCs w:val="20"/>
        </w:rPr>
        <w:t>, además de</w:t>
      </w:r>
      <w:r w:rsidRPr="00904AA5">
        <w:rPr>
          <w:bCs/>
          <w:sz w:val="20"/>
          <w:szCs w:val="20"/>
        </w:rPr>
        <w:t xml:space="preserve"> actualiza</w:t>
      </w:r>
      <w:r w:rsidRPr="00904AA5" w:rsidR="001061E0">
        <w:rPr>
          <w:bCs/>
          <w:sz w:val="20"/>
          <w:szCs w:val="20"/>
        </w:rPr>
        <w:t>r</w:t>
      </w:r>
      <w:r w:rsidRPr="00904AA5">
        <w:rPr>
          <w:bCs/>
          <w:sz w:val="20"/>
          <w:szCs w:val="20"/>
        </w:rPr>
        <w:t xml:space="preserve"> el repositorio de </w:t>
      </w:r>
      <w:commentRangeStart w:id="139"/>
      <w:r w:rsidRPr="00904AA5">
        <w:rPr>
          <w:bCs/>
          <w:sz w:val="20"/>
          <w:szCs w:val="20"/>
        </w:rPr>
        <w:t>la AE.</w:t>
      </w:r>
      <w:commentRangeEnd w:id="139"/>
      <w:r w:rsidRPr="00B8516C" w:rsidR="00E51A9C">
        <w:rPr>
          <w:rStyle w:val="Refdecomentario"/>
          <w:sz w:val="20"/>
          <w:szCs w:val="20"/>
        </w:rPr>
        <w:commentReference w:id="139"/>
      </w:r>
    </w:p>
    <w:p w:rsidRPr="0086353E" w:rsidR="001F1544" w:rsidP="0075352B" w:rsidRDefault="001F1544" w14:paraId="2C054EED" w14:textId="77777777">
      <w:pPr>
        <w:pBdr>
          <w:top w:val="nil"/>
          <w:left w:val="nil"/>
          <w:bottom w:val="nil"/>
          <w:right w:val="nil"/>
          <w:between w:val="nil"/>
        </w:pBdr>
        <w:snapToGrid w:val="0"/>
        <w:ind w:left="993"/>
        <w:jc w:val="both"/>
        <w:rPr>
          <w:bCs/>
          <w:sz w:val="20"/>
          <w:szCs w:val="20"/>
        </w:rPr>
      </w:pPr>
    </w:p>
    <w:p w:rsidRPr="0086353E" w:rsidR="003B1C74" w:rsidP="0075352B" w:rsidRDefault="00431B79" w14:paraId="2B2DD491" w14:textId="457E9BCB">
      <w:pPr>
        <w:pBdr>
          <w:top w:val="nil"/>
          <w:left w:val="nil"/>
          <w:bottom w:val="nil"/>
          <w:right w:val="nil"/>
          <w:between w:val="nil"/>
        </w:pBdr>
        <w:snapToGrid w:val="0"/>
        <w:ind w:left="993"/>
        <w:jc w:val="both"/>
        <w:rPr>
          <w:bCs/>
          <w:sz w:val="20"/>
          <w:szCs w:val="20"/>
        </w:rPr>
      </w:pPr>
      <w:r w:rsidRPr="0086353E">
        <w:rPr>
          <w:bCs/>
          <w:noProof/>
          <w:sz w:val="20"/>
          <w:szCs w:val="20"/>
        </w:rPr>
        <mc:AlternateContent>
          <mc:Choice Requires="wps">
            <w:drawing>
              <wp:inline distT="0" distB="0" distL="0" distR="0" wp14:anchorId="71F5462A" wp14:editId="6899D589">
                <wp:extent cx="5810250" cy="389305"/>
                <wp:effectExtent l="57150" t="38100" r="57150" b="74930"/>
                <wp:docPr id="76" name="Rectángulo redondeado 76"/>
                <wp:cNvGraphicFramePr/>
                <a:graphic xmlns:a="http://schemas.openxmlformats.org/drawingml/2006/main">
                  <a:graphicData uri="http://schemas.microsoft.com/office/word/2010/wordprocessingShape">
                    <wps:wsp>
                      <wps:cNvSpPr/>
                      <wps:spPr>
                        <a:xfrm>
                          <a:off x="0" y="0"/>
                          <a:ext cx="5810250" cy="389305"/>
                        </a:xfrm>
                        <a:prstGeom prst="roundRect">
                          <a:avLst/>
                        </a:prstGeom>
                        <a:solidFill>
                          <a:schemeClr val="accent3">
                            <a:lumMod val="60000"/>
                            <a:lumOff val="40000"/>
                          </a:schemeClr>
                        </a:solidFill>
                        <a:ln>
                          <a:noFill/>
                        </a:ln>
                      </wps:spPr>
                      <wps:style>
                        <a:lnRef idx="1">
                          <a:schemeClr val="accent6"/>
                        </a:lnRef>
                        <a:fillRef idx="2">
                          <a:schemeClr val="accent6"/>
                        </a:fillRef>
                        <a:effectRef idx="1">
                          <a:schemeClr val="accent6"/>
                        </a:effectRef>
                        <a:fontRef idx="minor">
                          <a:schemeClr val="dk1"/>
                        </a:fontRef>
                      </wps:style>
                      <wps:txbx>
                        <w:txbxContent>
                          <w:p w:rsidRPr="00904AA5" w:rsidR="002316A1" w:rsidDel="00543184" w:rsidP="00543184" w:rsidRDefault="002316A1" w14:paraId="792CBFA1" w14:textId="0CEC582F">
                            <w:pPr>
                              <w:pBdr>
                                <w:top w:val="nil"/>
                                <w:left w:val="nil"/>
                                <w:bottom w:val="nil"/>
                                <w:right w:val="nil"/>
                                <w:between w:val="nil"/>
                              </w:pBdr>
                              <w:snapToGrid w:val="0"/>
                              <w:spacing w:after="120"/>
                              <w:jc w:val="center"/>
                              <w:rPr>
                                <w:del w:author="Humberto Arias Diaz" w:date="2023-10-03T15:06:00Z" w:id="140"/>
                                <w:b/>
                                <w:sz w:val="20"/>
                                <w:szCs w:val="20"/>
                              </w:rPr>
                            </w:pPr>
                            <w:r w:rsidRPr="0086353E">
                              <w:rPr>
                                <w:b/>
                                <w:bCs/>
                                <w:sz w:val="20"/>
                                <w:szCs w:val="20"/>
                              </w:rPr>
                              <w:t>El entregable de la etapa 2 es la</w:t>
                            </w:r>
                            <w:r w:rsidRPr="00904AA5">
                              <w:rPr>
                                <w:bCs/>
                                <w:sz w:val="20"/>
                                <w:szCs w:val="20"/>
                              </w:rPr>
                              <w:t xml:space="preserve"> </w:t>
                            </w:r>
                            <w:r w:rsidRPr="00904AA5">
                              <w:rPr>
                                <w:b/>
                                <w:bCs/>
                                <w:sz w:val="20"/>
                                <w:szCs w:val="20"/>
                              </w:rPr>
                              <w:t>arquitectura empresarial objetivo (TO-BE)</w:t>
                            </w:r>
                            <w:r>
                              <w:rPr>
                                <w:b/>
                                <w:bCs/>
                                <w:sz w:val="20"/>
                                <w:szCs w:val="20"/>
                              </w:rPr>
                              <w:t>.</w:t>
                            </w:r>
                          </w:p>
                          <w:p w:rsidR="002316A1" w:rsidP="001F1544" w:rsidRDefault="002316A1" w14:paraId="61207DA1" w14:textId="77777777">
                            <w:pPr>
                              <w:pBdr>
                                <w:top w:val="nil"/>
                                <w:left w:val="nil"/>
                                <w:bottom w:val="nil"/>
                                <w:right w:val="nil"/>
                                <w:between w:val="nil"/>
                              </w:pBdr>
                              <w:snapToGrid w:val="0"/>
                              <w:spacing w:after="12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id="Rectángulo redondeado 76" style="width:457.5pt;height:30.65pt;visibility:visible;mso-wrap-style:square;mso-left-percent:-10001;mso-top-percent:-10001;mso-position-horizontal:absolute;mso-position-horizontal-relative:char;mso-position-vertical:absolute;mso-position-vertical-relative:line;mso-left-percent:-10001;mso-top-percent:-10001;v-text-anchor:middle" o:spid="_x0000_s1056" fillcolor="#c2d69b [1942]" stroked="f" arcsize="10923f" w14:anchorId="71F546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">
                <v:shadow on="t" color="black" opacity="24903f" offset="0,.55556mm" origin=",.5"/>
                <v:textbox style="mso-fit-shape-to-text:t">
                  <w:txbxContent>
                    <w:p w:rsidRPr="00904AA5" w:rsidR="002316A1" w:rsidDel="00543184" w:rsidP="00543184" w:rsidRDefault="002316A1" w14:paraId="792CBFA1" w14:textId="0CEC582F">
                      <w:pPr>
                        <w:pBdr>
                          <w:top w:val="nil"/>
                          <w:left w:val="nil"/>
                          <w:bottom w:val="nil"/>
                          <w:right w:val="nil"/>
                          <w:between w:val="nil"/>
                        </w:pBdr>
                        <w:snapToGrid w:val="0"/>
                        <w:spacing w:after="120"/>
                        <w:jc w:val="center"/>
                        <w:rPr>
                          <w:del w:author="Humberto Arias Diaz" w:date="2023-10-03T15:06:00Z" w:id="141"/>
                          <w:b/>
                          <w:sz w:val="20"/>
                          <w:szCs w:val="20"/>
                        </w:rPr>
                      </w:pPr>
                      <w:r w:rsidRPr="0086353E">
                        <w:rPr>
                          <w:b/>
                          <w:bCs/>
                          <w:sz w:val="20"/>
                          <w:szCs w:val="20"/>
                        </w:rPr>
                        <w:t>El entregable de la etapa 2 es la</w:t>
                      </w:r>
                      <w:r w:rsidRPr="00904AA5">
                        <w:rPr>
                          <w:bCs/>
                          <w:sz w:val="20"/>
                          <w:szCs w:val="20"/>
                        </w:rPr>
                        <w:t xml:space="preserve"> </w:t>
                      </w:r>
                      <w:r w:rsidRPr="00904AA5">
                        <w:rPr>
                          <w:b/>
                          <w:bCs/>
                          <w:sz w:val="20"/>
                          <w:szCs w:val="20"/>
                        </w:rPr>
                        <w:t>arquitectura empresarial objetivo (TO-BE)</w:t>
                      </w:r>
                      <w:r>
                        <w:rPr>
                          <w:b/>
                          <w:bCs/>
                          <w:sz w:val="20"/>
                          <w:szCs w:val="20"/>
                        </w:rPr>
                        <w:t>.</w:t>
                      </w:r>
                    </w:p>
                    <w:p w:rsidR="002316A1" w:rsidP="001F1544" w:rsidRDefault="002316A1" w14:paraId="61207DA1" w14:textId="77777777">
                      <w:pPr>
                        <w:pBdr>
                          <w:top w:val="nil"/>
                          <w:left w:val="nil"/>
                          <w:bottom w:val="nil"/>
                          <w:right w:val="nil"/>
                          <w:between w:val="nil"/>
                        </w:pBdr>
                        <w:snapToGrid w:val="0"/>
                        <w:spacing w:after="120"/>
                        <w:jc w:val="center"/>
                      </w:pPr>
                    </w:p>
                  </w:txbxContent>
                </v:textbox>
                <w10:anchorlock/>
              </v:roundrect>
            </w:pict>
          </mc:Fallback>
        </mc:AlternateContent>
      </w:r>
    </w:p>
    <w:p w:rsidRPr="00904AA5" w:rsidR="0069301B" w:rsidP="0075352B" w:rsidRDefault="0069301B" w14:paraId="5191D9DD" w14:textId="77777777">
      <w:pPr>
        <w:pBdr>
          <w:top w:val="nil"/>
          <w:left w:val="nil"/>
          <w:bottom w:val="nil"/>
          <w:right w:val="nil"/>
          <w:between w:val="nil"/>
        </w:pBdr>
        <w:snapToGrid w:val="0"/>
        <w:jc w:val="both"/>
        <w:rPr>
          <w:b/>
          <w:sz w:val="20"/>
          <w:szCs w:val="20"/>
        </w:rPr>
      </w:pPr>
    </w:p>
    <w:p w:rsidR="00582453" w:rsidP="00BA059C" w:rsidRDefault="00582453" w14:paraId="40F91286" w14:textId="65AAAB1B">
      <w:pPr>
        <w:pStyle w:val="Prrafodelista"/>
        <w:numPr>
          <w:ilvl w:val="0"/>
          <w:numId w:val="1"/>
        </w:numPr>
        <w:pBdr>
          <w:top w:val="nil"/>
          <w:left w:val="nil"/>
          <w:bottom w:val="nil"/>
          <w:right w:val="nil"/>
          <w:between w:val="nil"/>
        </w:pBdr>
        <w:snapToGrid w:val="0"/>
        <w:ind w:left="993" w:hanging="284"/>
        <w:contextualSpacing w:val="0"/>
        <w:jc w:val="both"/>
        <w:rPr>
          <w:b/>
          <w:sz w:val="20"/>
          <w:szCs w:val="20"/>
        </w:rPr>
      </w:pPr>
      <w:r w:rsidRPr="00904AA5">
        <w:rPr>
          <w:b/>
          <w:sz w:val="20"/>
          <w:szCs w:val="20"/>
        </w:rPr>
        <w:t>Etapa 3</w:t>
      </w:r>
      <w:r w:rsidRPr="00904AA5" w:rsidR="001061E0">
        <w:rPr>
          <w:b/>
          <w:sz w:val="20"/>
          <w:szCs w:val="20"/>
        </w:rPr>
        <w:t>.</w:t>
      </w:r>
      <w:r w:rsidRPr="00904AA5">
        <w:rPr>
          <w:b/>
          <w:sz w:val="20"/>
          <w:szCs w:val="20"/>
        </w:rPr>
        <w:t xml:space="preserve"> Análisis de brecha</w:t>
      </w:r>
    </w:p>
    <w:p w:rsidRPr="00904AA5" w:rsidR="006A1E29" w:rsidP="006A1E29" w:rsidRDefault="006A1E29" w14:paraId="5F7326BD" w14:textId="77777777">
      <w:pPr>
        <w:pStyle w:val="Prrafodelista"/>
        <w:pBdr>
          <w:top w:val="nil"/>
          <w:left w:val="nil"/>
          <w:bottom w:val="nil"/>
          <w:right w:val="nil"/>
          <w:between w:val="nil"/>
        </w:pBdr>
        <w:snapToGrid w:val="0"/>
        <w:ind w:left="993"/>
        <w:contextualSpacing w:val="0"/>
        <w:jc w:val="both"/>
        <w:rPr>
          <w:b/>
          <w:sz w:val="20"/>
          <w:szCs w:val="20"/>
        </w:rPr>
      </w:pPr>
    </w:p>
    <w:p w:rsidR="003A6D87" w:rsidP="0075352B" w:rsidRDefault="001061E0" w14:paraId="04404FD4" w14:textId="2F29D0C9">
      <w:pPr>
        <w:pBdr>
          <w:top w:val="nil"/>
          <w:left w:val="nil"/>
          <w:bottom w:val="nil"/>
          <w:right w:val="nil"/>
          <w:between w:val="nil"/>
        </w:pBdr>
        <w:snapToGrid w:val="0"/>
        <w:ind w:left="993"/>
        <w:jc w:val="both"/>
        <w:rPr>
          <w:bCs/>
          <w:sz w:val="20"/>
          <w:szCs w:val="20"/>
        </w:rPr>
      </w:pPr>
      <w:r w:rsidRPr="00904AA5">
        <w:rPr>
          <w:bCs/>
          <w:sz w:val="20"/>
          <w:szCs w:val="20"/>
        </w:rPr>
        <w:t>Esta fase se orienta a</w:t>
      </w:r>
      <w:r w:rsidRPr="00904AA5" w:rsidR="003A6D87">
        <w:rPr>
          <w:bCs/>
          <w:sz w:val="20"/>
          <w:szCs w:val="20"/>
        </w:rPr>
        <w:t xml:space="preserve"> determinar y documentar los vacíos que se encuentren entre AE Actual </w:t>
      </w:r>
      <w:r w:rsidRPr="00904AA5" w:rsidR="00066E2E">
        <w:rPr>
          <w:bCs/>
          <w:sz w:val="20"/>
          <w:szCs w:val="20"/>
        </w:rPr>
        <w:t xml:space="preserve">(AS - IS) </w:t>
      </w:r>
      <w:r w:rsidRPr="00904AA5" w:rsidR="003A6D87">
        <w:rPr>
          <w:bCs/>
          <w:sz w:val="20"/>
          <w:szCs w:val="20"/>
        </w:rPr>
        <w:t>y AE objetivo</w:t>
      </w:r>
      <w:r w:rsidRPr="00904AA5" w:rsidR="00066E2E">
        <w:rPr>
          <w:bCs/>
          <w:sz w:val="20"/>
          <w:szCs w:val="20"/>
        </w:rPr>
        <w:t xml:space="preserve"> (TO-BE)</w:t>
      </w:r>
      <w:r w:rsidRPr="00904AA5" w:rsidR="003A6D87">
        <w:rPr>
          <w:bCs/>
          <w:sz w:val="20"/>
          <w:szCs w:val="20"/>
        </w:rPr>
        <w:t xml:space="preserve">, para lograr integrar de mejor manera las iniciativas de </w:t>
      </w:r>
      <w:r w:rsidR="00561746">
        <w:rPr>
          <w:bCs/>
          <w:sz w:val="20"/>
          <w:szCs w:val="20"/>
        </w:rPr>
        <w:t xml:space="preserve">los </w:t>
      </w:r>
      <w:r w:rsidRPr="00904AA5" w:rsidR="003A6D87">
        <w:rPr>
          <w:bCs/>
          <w:sz w:val="20"/>
          <w:szCs w:val="20"/>
        </w:rPr>
        <w:t>nuevos proyectos que se puedan incluir.</w:t>
      </w:r>
    </w:p>
    <w:p w:rsidRPr="00904AA5" w:rsidR="006A1E29" w:rsidP="0075352B" w:rsidRDefault="006A1E29" w14:paraId="723B8B41" w14:textId="77777777">
      <w:pPr>
        <w:pBdr>
          <w:top w:val="nil"/>
          <w:left w:val="nil"/>
          <w:bottom w:val="nil"/>
          <w:right w:val="nil"/>
          <w:between w:val="nil"/>
        </w:pBdr>
        <w:snapToGrid w:val="0"/>
        <w:ind w:left="993"/>
        <w:jc w:val="both"/>
        <w:rPr>
          <w:bCs/>
          <w:sz w:val="20"/>
          <w:szCs w:val="20"/>
        </w:rPr>
      </w:pPr>
    </w:p>
    <w:p w:rsidR="0069301B" w:rsidP="3A7CC36F" w:rsidRDefault="00066E2E" w14:paraId="526B618B" w14:textId="696150DD">
      <w:pPr>
        <w:snapToGrid w:val="0"/>
        <w:ind w:left="993"/>
        <w:jc w:val="both"/>
        <w:rPr>
          <w:sz w:val="20"/>
          <w:szCs w:val="20"/>
        </w:rPr>
      </w:pPr>
      <w:r w:rsidRPr="3A7CC36F" w:rsidR="00066E2E">
        <w:rPr>
          <w:sz w:val="20"/>
          <w:szCs w:val="20"/>
        </w:rPr>
        <w:t xml:space="preserve">Las actividades </w:t>
      </w:r>
      <w:r w:rsidRPr="3A7CC36F" w:rsidR="001061E0">
        <w:rPr>
          <w:sz w:val="20"/>
          <w:szCs w:val="20"/>
        </w:rPr>
        <w:t>que se</w:t>
      </w:r>
      <w:r w:rsidRPr="3A7CC36F" w:rsidR="001061E0">
        <w:rPr>
          <w:sz w:val="20"/>
          <w:szCs w:val="20"/>
        </w:rPr>
        <w:t xml:space="preserve"> incluyen e</w:t>
      </w:r>
      <w:r w:rsidRPr="3A7CC36F" w:rsidR="00ED1794">
        <w:rPr>
          <w:sz w:val="20"/>
          <w:szCs w:val="20"/>
        </w:rPr>
        <w:t>n</w:t>
      </w:r>
      <w:r w:rsidRPr="3A7CC36F" w:rsidR="001061E0">
        <w:rPr>
          <w:sz w:val="20"/>
          <w:szCs w:val="20"/>
        </w:rPr>
        <w:t xml:space="preserve"> </w:t>
      </w:r>
      <w:r w:rsidRPr="3A7CC36F" w:rsidR="005B7AE4">
        <w:rPr>
          <w:sz w:val="20"/>
          <w:szCs w:val="20"/>
        </w:rPr>
        <w:t xml:space="preserve">esta fase se </w:t>
      </w:r>
      <w:r w:rsidRPr="3A7CC36F" w:rsidR="005B7AE4">
        <w:rPr>
          <w:sz w:val="20"/>
          <w:szCs w:val="20"/>
          <w:highlight w:val="yellow"/>
        </w:rPr>
        <w:t>orienta</w:t>
      </w:r>
      <w:r w:rsidRPr="3A7CC36F" w:rsidR="685085FB">
        <w:rPr>
          <w:sz w:val="20"/>
          <w:szCs w:val="20"/>
          <w:highlight w:val="yellow"/>
        </w:rPr>
        <w:t>n</w:t>
      </w:r>
      <w:r w:rsidRPr="3A7CC36F" w:rsidR="001061E0">
        <w:rPr>
          <w:sz w:val="20"/>
          <w:szCs w:val="20"/>
        </w:rPr>
        <w:t xml:space="preserve"> </w:t>
      </w:r>
      <w:r w:rsidRPr="3A7CC36F" w:rsidR="004F6953">
        <w:rPr>
          <w:sz w:val="20"/>
          <w:szCs w:val="20"/>
        </w:rPr>
        <w:t xml:space="preserve">a </w:t>
      </w:r>
      <w:r w:rsidRPr="3A7CC36F" w:rsidR="00066E2E">
        <w:rPr>
          <w:sz w:val="20"/>
          <w:szCs w:val="20"/>
        </w:rPr>
        <w:t xml:space="preserve">identificar las capacidades de la institución en cuanto AE objetivo (TO-BE) y </w:t>
      </w:r>
      <w:r w:rsidRPr="3A7CC36F" w:rsidR="004F6953">
        <w:rPr>
          <w:sz w:val="20"/>
          <w:szCs w:val="20"/>
        </w:rPr>
        <w:t xml:space="preserve">a </w:t>
      </w:r>
      <w:r w:rsidRPr="3A7CC36F" w:rsidR="00066E2E">
        <w:rPr>
          <w:sz w:val="20"/>
          <w:szCs w:val="20"/>
        </w:rPr>
        <w:t xml:space="preserve">realizar el análisis de las brechas entre las AE actual </w:t>
      </w:r>
      <w:r w:rsidRPr="3A7CC36F" w:rsidR="006A1E29">
        <w:rPr>
          <w:sz w:val="20"/>
          <w:szCs w:val="20"/>
        </w:rPr>
        <w:t>(AS - IS) y AE objetivo (TO-BE),</w:t>
      </w:r>
    </w:p>
    <w:p w:rsidRPr="00904AA5" w:rsidR="006A1E29" w:rsidP="006A1E29" w:rsidRDefault="006A1E29" w14:paraId="1CFFC391" w14:textId="77777777">
      <w:pPr>
        <w:pBdr>
          <w:top w:val="nil"/>
          <w:left w:val="nil"/>
          <w:bottom w:val="nil"/>
          <w:right w:val="nil"/>
          <w:between w:val="nil"/>
        </w:pBdr>
        <w:snapToGrid w:val="0"/>
        <w:ind w:left="993"/>
        <w:jc w:val="both"/>
        <w:rPr>
          <w:bCs/>
          <w:sz w:val="20"/>
          <w:szCs w:val="20"/>
        </w:rPr>
      </w:pPr>
    </w:p>
    <w:p w:rsidRPr="0086353E" w:rsidR="00066E2E" w:rsidP="0075352B" w:rsidRDefault="001061E0" w14:paraId="48670C2D" w14:textId="3C6A4C89">
      <w:pPr>
        <w:pBdr>
          <w:top w:val="nil"/>
          <w:left w:val="nil"/>
          <w:bottom w:val="nil"/>
          <w:right w:val="nil"/>
          <w:between w:val="nil"/>
        </w:pBdr>
        <w:snapToGrid w:val="0"/>
        <w:ind w:left="993"/>
        <w:jc w:val="both"/>
        <w:rPr>
          <w:bCs/>
          <w:sz w:val="20"/>
          <w:szCs w:val="20"/>
        </w:rPr>
      </w:pPr>
      <w:r w:rsidRPr="00904AA5">
        <w:rPr>
          <w:bCs/>
          <w:sz w:val="20"/>
          <w:szCs w:val="20"/>
        </w:rPr>
        <w:t xml:space="preserve">Para este efecto se propone </w:t>
      </w:r>
      <w:r w:rsidRPr="00904AA5" w:rsidR="00066E2E">
        <w:rPr>
          <w:bCs/>
          <w:sz w:val="20"/>
          <w:szCs w:val="20"/>
        </w:rPr>
        <w:t xml:space="preserve">construir para el análisis el siguiente </w:t>
      </w:r>
      <w:commentRangeStart w:id="142"/>
      <w:r w:rsidRPr="00904AA5" w:rsidR="00066E2E">
        <w:rPr>
          <w:bCs/>
          <w:sz w:val="20"/>
          <w:szCs w:val="20"/>
        </w:rPr>
        <w:t>documento:</w:t>
      </w:r>
      <w:commentRangeEnd w:id="142"/>
      <w:r w:rsidRPr="00B8516C" w:rsidR="00E51A9C">
        <w:rPr>
          <w:rStyle w:val="Refdecomentario"/>
          <w:sz w:val="20"/>
          <w:szCs w:val="20"/>
        </w:rPr>
        <w:commentReference w:id="142"/>
      </w:r>
    </w:p>
    <w:p w:rsidRPr="0086353E" w:rsidR="00DA1C68" w:rsidP="0075352B" w:rsidRDefault="00DA1C68" w14:paraId="2BD1301E" w14:textId="132FC691">
      <w:pPr>
        <w:pBdr>
          <w:top w:val="nil"/>
          <w:left w:val="nil"/>
          <w:bottom w:val="nil"/>
          <w:right w:val="nil"/>
          <w:between w:val="nil"/>
        </w:pBdr>
        <w:snapToGrid w:val="0"/>
        <w:ind w:left="993"/>
        <w:jc w:val="both"/>
        <w:rPr>
          <w:bCs/>
          <w:sz w:val="20"/>
          <w:szCs w:val="20"/>
        </w:rPr>
      </w:pPr>
    </w:p>
    <w:p w:rsidR="00731033" w:rsidP="0075352B" w:rsidRDefault="00065E48" w14:paraId="5D460521" w14:textId="60C93D41">
      <w:pPr>
        <w:pBdr>
          <w:top w:val="nil"/>
          <w:left w:val="nil"/>
          <w:bottom w:val="nil"/>
          <w:right w:val="nil"/>
          <w:between w:val="nil"/>
        </w:pBdr>
        <w:snapToGrid w:val="0"/>
        <w:ind w:left="993" w:hanging="284"/>
        <w:rPr>
          <w:b/>
          <w:bCs/>
          <w:sz w:val="20"/>
          <w:szCs w:val="20"/>
        </w:rPr>
      </w:pPr>
      <w:commentRangeStart w:id="143"/>
      <w:r>
        <w:rPr>
          <w:b/>
          <w:bCs/>
          <w:sz w:val="20"/>
          <w:szCs w:val="20"/>
        </w:rPr>
        <w:t>Tabla</w:t>
      </w:r>
      <w:r w:rsidRPr="0086353E" w:rsidR="00F25C87">
        <w:rPr>
          <w:b/>
          <w:bCs/>
          <w:sz w:val="20"/>
          <w:szCs w:val="20"/>
        </w:rPr>
        <w:t xml:space="preserve"> </w:t>
      </w:r>
      <w:r>
        <w:rPr>
          <w:b/>
          <w:bCs/>
          <w:sz w:val="20"/>
          <w:szCs w:val="20"/>
        </w:rPr>
        <w:t>1</w:t>
      </w:r>
    </w:p>
    <w:p w:rsidR="00DA1C68" w:rsidP="0075352B" w:rsidRDefault="00DA1C68" w14:paraId="2AE17016" w14:textId="4F32E5C3">
      <w:pPr>
        <w:pBdr>
          <w:top w:val="nil"/>
          <w:left w:val="nil"/>
          <w:bottom w:val="nil"/>
          <w:right w:val="nil"/>
          <w:between w:val="nil"/>
        </w:pBdr>
        <w:snapToGrid w:val="0"/>
        <w:ind w:left="993" w:hanging="284"/>
        <w:rPr>
          <w:i/>
          <w:iCs/>
          <w:sz w:val="20"/>
          <w:szCs w:val="20"/>
        </w:rPr>
      </w:pPr>
      <w:r w:rsidRPr="00B8516C">
        <w:rPr>
          <w:i/>
          <w:iCs/>
          <w:sz w:val="20"/>
          <w:szCs w:val="20"/>
        </w:rPr>
        <w:t>Herramienta para el análisis de brecha</w:t>
      </w:r>
      <w:commentRangeEnd w:id="143"/>
      <w:r w:rsidR="00731033">
        <w:rPr>
          <w:rStyle w:val="Refdecomentario"/>
        </w:rPr>
        <w:commentReference w:id="143"/>
      </w:r>
    </w:p>
    <w:p w:rsidR="006A1E29" w:rsidP="0075352B" w:rsidRDefault="006A1E29" w14:paraId="6EA53E82" w14:textId="211A06C2">
      <w:pPr>
        <w:pBdr>
          <w:top w:val="nil"/>
          <w:left w:val="nil"/>
          <w:bottom w:val="nil"/>
          <w:right w:val="nil"/>
          <w:between w:val="nil"/>
        </w:pBdr>
        <w:snapToGrid w:val="0"/>
        <w:ind w:left="993" w:hanging="284"/>
        <w:rPr>
          <w:i/>
          <w:iCs/>
          <w:sz w:val="20"/>
          <w:szCs w:val="20"/>
        </w:rPr>
      </w:pPr>
    </w:p>
    <w:p w:rsidR="006A1E29" w:rsidP="0075352B" w:rsidRDefault="006A1E29" w14:paraId="7E821478" w14:textId="5FE92010">
      <w:pPr>
        <w:pBdr>
          <w:top w:val="nil"/>
          <w:left w:val="nil"/>
          <w:bottom w:val="nil"/>
          <w:right w:val="nil"/>
          <w:between w:val="nil"/>
        </w:pBdr>
        <w:snapToGrid w:val="0"/>
        <w:ind w:left="993" w:hanging="284"/>
        <w:rPr>
          <w:i/>
          <w:iCs/>
          <w:sz w:val="20"/>
          <w:szCs w:val="20"/>
        </w:rPr>
      </w:pPr>
    </w:p>
    <w:p w:rsidR="006A1E29" w:rsidP="0075352B" w:rsidRDefault="006A1E29" w14:paraId="0D7FEABF" w14:textId="59E79F5E">
      <w:pPr>
        <w:pBdr>
          <w:top w:val="nil"/>
          <w:left w:val="nil"/>
          <w:bottom w:val="nil"/>
          <w:right w:val="nil"/>
          <w:between w:val="nil"/>
        </w:pBdr>
        <w:snapToGrid w:val="0"/>
        <w:ind w:left="993" w:hanging="284"/>
        <w:rPr>
          <w:i/>
          <w:iCs/>
          <w:sz w:val="20"/>
          <w:szCs w:val="20"/>
        </w:rPr>
      </w:pPr>
    </w:p>
    <w:p w:rsidR="006A1E29" w:rsidP="0075352B" w:rsidRDefault="006A1E29" w14:paraId="25D9CAAB" w14:textId="0213CBE0">
      <w:pPr>
        <w:pBdr>
          <w:top w:val="nil"/>
          <w:left w:val="nil"/>
          <w:bottom w:val="nil"/>
          <w:right w:val="nil"/>
          <w:between w:val="nil"/>
        </w:pBdr>
        <w:snapToGrid w:val="0"/>
        <w:ind w:left="993" w:hanging="284"/>
        <w:rPr>
          <w:i/>
          <w:iCs/>
          <w:sz w:val="20"/>
          <w:szCs w:val="20"/>
        </w:rPr>
      </w:pPr>
    </w:p>
    <w:p w:rsidRPr="00B8516C" w:rsidR="006A1E29" w:rsidP="0075352B" w:rsidRDefault="006A1E29" w14:paraId="4C810114" w14:textId="77777777">
      <w:pPr>
        <w:pBdr>
          <w:top w:val="nil"/>
          <w:left w:val="nil"/>
          <w:bottom w:val="nil"/>
          <w:right w:val="nil"/>
          <w:between w:val="nil"/>
        </w:pBdr>
        <w:snapToGrid w:val="0"/>
        <w:ind w:left="993" w:hanging="284"/>
        <w:rPr>
          <w:i/>
          <w:iCs/>
          <w:sz w:val="20"/>
          <w:szCs w:val="20"/>
        </w:rPr>
      </w:pPr>
    </w:p>
    <w:p w:rsidRPr="0086353E" w:rsidR="007454E2" w:rsidP="0075352B" w:rsidRDefault="001061E0" w14:paraId="3B69D527" w14:textId="47ECF3A1">
      <w:pPr>
        <w:pBdr>
          <w:top w:val="nil"/>
          <w:left w:val="nil"/>
          <w:bottom w:val="nil"/>
          <w:right w:val="nil"/>
          <w:between w:val="nil"/>
        </w:pBdr>
        <w:snapToGrid w:val="0"/>
        <w:ind w:left="720"/>
        <w:jc w:val="both"/>
        <w:rPr>
          <w:bCs/>
          <w:sz w:val="20"/>
          <w:szCs w:val="20"/>
        </w:rPr>
      </w:pPr>
      <w:r w:rsidRPr="00B8516C">
        <w:rPr>
          <w:noProof/>
          <w:sz w:val="20"/>
          <w:szCs w:val="20"/>
        </w:rPr>
        <w:lastRenderedPageBreak/>
        <w:drawing>
          <wp:anchor distT="0" distB="0" distL="114300" distR="114300" simplePos="0" relativeHeight="251735040" behindDoc="1" locked="0" layoutInCell="1" allowOverlap="1" wp14:anchorId="2ECF0270" wp14:editId="55A8009C">
            <wp:simplePos x="0" y="0"/>
            <wp:positionH relativeFrom="column">
              <wp:posOffset>405130</wp:posOffset>
            </wp:positionH>
            <wp:positionV relativeFrom="paragraph">
              <wp:posOffset>19050</wp:posOffset>
            </wp:positionV>
            <wp:extent cx="5463682" cy="2995930"/>
            <wp:effectExtent l="0" t="0" r="3810" b="0"/>
            <wp:wrapNone/>
            <wp:docPr id="11" name="Imagen 11" descr="La tabla contiene en el eje vertical los elementos de la arquitectura o situación actual (AS-IS), entidad de negocio 1 a entidad de negocio 6, luego tiene nuevo y finaliza con ID brecha, en el eje horizontal estarán los elementos de la arquitectura o situación objetivo (TO-BE), incluyendo el campo eliminar y finaliza con ID brecha." title="Tabla 1 Herramienta para el análisis de br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3682" cy="2995930"/>
                    </a:xfrm>
                    <a:prstGeom prst="rect">
                      <a:avLst/>
                    </a:prstGeom>
                  </pic:spPr>
                </pic:pic>
              </a:graphicData>
            </a:graphic>
            <wp14:sizeRelH relativeFrom="margin">
              <wp14:pctWidth>0</wp14:pctWidth>
            </wp14:sizeRelH>
            <wp14:sizeRelV relativeFrom="margin">
              <wp14:pctHeight>0</wp14:pctHeight>
            </wp14:sizeRelV>
          </wp:anchor>
        </w:drawing>
      </w:r>
    </w:p>
    <w:p w:rsidRPr="0086353E" w:rsidR="0069301B" w:rsidP="0075352B" w:rsidRDefault="0069301B" w14:paraId="27FC2C40" w14:textId="4870ECA4">
      <w:pPr>
        <w:pBdr>
          <w:top w:val="nil"/>
          <w:left w:val="nil"/>
          <w:bottom w:val="nil"/>
          <w:right w:val="nil"/>
          <w:between w:val="nil"/>
        </w:pBdr>
        <w:snapToGrid w:val="0"/>
        <w:ind w:left="720"/>
        <w:jc w:val="both"/>
        <w:rPr>
          <w:bCs/>
          <w:sz w:val="20"/>
          <w:szCs w:val="20"/>
        </w:rPr>
      </w:pPr>
    </w:p>
    <w:p w:rsidRPr="00904AA5" w:rsidR="0069301B" w:rsidP="0075352B" w:rsidRDefault="0069301B" w14:paraId="2A7B13EB" w14:textId="1FAD984B">
      <w:pPr>
        <w:pBdr>
          <w:top w:val="nil"/>
          <w:left w:val="nil"/>
          <w:bottom w:val="nil"/>
          <w:right w:val="nil"/>
          <w:between w:val="nil"/>
        </w:pBdr>
        <w:snapToGrid w:val="0"/>
        <w:jc w:val="both"/>
        <w:rPr>
          <w:bCs/>
          <w:sz w:val="20"/>
          <w:szCs w:val="20"/>
        </w:rPr>
      </w:pPr>
    </w:p>
    <w:p w:rsidRPr="00904AA5" w:rsidR="0069301B" w:rsidP="0075352B" w:rsidRDefault="0069301B" w14:paraId="02BCE12A" w14:textId="558D1BA8">
      <w:pPr>
        <w:pBdr>
          <w:top w:val="nil"/>
          <w:left w:val="nil"/>
          <w:bottom w:val="nil"/>
          <w:right w:val="nil"/>
          <w:between w:val="nil"/>
        </w:pBdr>
        <w:snapToGrid w:val="0"/>
        <w:jc w:val="both"/>
        <w:rPr>
          <w:bCs/>
          <w:sz w:val="20"/>
          <w:szCs w:val="20"/>
        </w:rPr>
      </w:pPr>
    </w:p>
    <w:p w:rsidRPr="00904AA5" w:rsidR="0069301B" w:rsidP="0075352B" w:rsidRDefault="0069301B" w14:paraId="397D94DC" w14:textId="5052ACF1">
      <w:pPr>
        <w:pBdr>
          <w:top w:val="nil"/>
          <w:left w:val="nil"/>
          <w:bottom w:val="nil"/>
          <w:right w:val="nil"/>
          <w:between w:val="nil"/>
        </w:pBdr>
        <w:snapToGrid w:val="0"/>
        <w:jc w:val="both"/>
        <w:rPr>
          <w:bCs/>
          <w:sz w:val="20"/>
          <w:szCs w:val="20"/>
        </w:rPr>
      </w:pPr>
    </w:p>
    <w:p w:rsidRPr="00904AA5" w:rsidR="0069301B" w:rsidP="0075352B" w:rsidRDefault="0069301B" w14:paraId="0E812234" w14:textId="510C1899">
      <w:pPr>
        <w:pBdr>
          <w:top w:val="nil"/>
          <w:left w:val="nil"/>
          <w:bottom w:val="nil"/>
          <w:right w:val="nil"/>
          <w:between w:val="nil"/>
        </w:pBdr>
        <w:snapToGrid w:val="0"/>
        <w:jc w:val="both"/>
        <w:rPr>
          <w:bCs/>
          <w:sz w:val="20"/>
          <w:szCs w:val="20"/>
        </w:rPr>
      </w:pPr>
    </w:p>
    <w:p w:rsidRPr="00904AA5" w:rsidR="0069301B" w:rsidP="0075352B" w:rsidRDefault="0069301B" w14:paraId="15340F03" w14:textId="7E6E0776">
      <w:pPr>
        <w:pBdr>
          <w:top w:val="nil"/>
          <w:left w:val="nil"/>
          <w:bottom w:val="nil"/>
          <w:right w:val="nil"/>
          <w:between w:val="nil"/>
        </w:pBdr>
        <w:snapToGrid w:val="0"/>
        <w:jc w:val="both"/>
        <w:rPr>
          <w:bCs/>
          <w:sz w:val="20"/>
          <w:szCs w:val="20"/>
        </w:rPr>
      </w:pPr>
    </w:p>
    <w:p w:rsidRPr="00904AA5" w:rsidR="0069301B" w:rsidP="0075352B" w:rsidRDefault="0069301B" w14:paraId="28A29FCC" w14:textId="74A9443F">
      <w:pPr>
        <w:pBdr>
          <w:top w:val="nil"/>
          <w:left w:val="nil"/>
          <w:bottom w:val="nil"/>
          <w:right w:val="nil"/>
          <w:between w:val="nil"/>
        </w:pBdr>
        <w:snapToGrid w:val="0"/>
        <w:jc w:val="both"/>
        <w:rPr>
          <w:bCs/>
          <w:sz w:val="20"/>
          <w:szCs w:val="20"/>
        </w:rPr>
      </w:pPr>
    </w:p>
    <w:p w:rsidRPr="00904AA5" w:rsidR="0069301B" w:rsidP="0075352B" w:rsidRDefault="0069301B" w14:paraId="023045DF" w14:textId="10F51D83">
      <w:pPr>
        <w:pBdr>
          <w:top w:val="nil"/>
          <w:left w:val="nil"/>
          <w:bottom w:val="nil"/>
          <w:right w:val="nil"/>
          <w:between w:val="nil"/>
        </w:pBdr>
        <w:snapToGrid w:val="0"/>
        <w:jc w:val="both"/>
        <w:rPr>
          <w:bCs/>
          <w:sz w:val="20"/>
          <w:szCs w:val="20"/>
        </w:rPr>
      </w:pPr>
    </w:p>
    <w:p w:rsidR="0069301B" w:rsidP="0075352B" w:rsidRDefault="0069301B" w14:paraId="2679D61F" w14:textId="3E1C2AB4">
      <w:pPr>
        <w:pBdr>
          <w:top w:val="nil"/>
          <w:left w:val="nil"/>
          <w:bottom w:val="nil"/>
          <w:right w:val="nil"/>
          <w:between w:val="nil"/>
        </w:pBdr>
        <w:snapToGrid w:val="0"/>
        <w:jc w:val="both"/>
        <w:rPr>
          <w:bCs/>
          <w:sz w:val="20"/>
          <w:szCs w:val="20"/>
        </w:rPr>
      </w:pPr>
    </w:p>
    <w:p w:rsidR="006A1E29" w:rsidP="0075352B" w:rsidRDefault="006A1E29" w14:paraId="599F1AC6" w14:textId="47D30089">
      <w:pPr>
        <w:pBdr>
          <w:top w:val="nil"/>
          <w:left w:val="nil"/>
          <w:bottom w:val="nil"/>
          <w:right w:val="nil"/>
          <w:between w:val="nil"/>
        </w:pBdr>
        <w:snapToGrid w:val="0"/>
        <w:jc w:val="both"/>
        <w:rPr>
          <w:bCs/>
          <w:sz w:val="20"/>
          <w:szCs w:val="20"/>
        </w:rPr>
      </w:pPr>
    </w:p>
    <w:p w:rsidR="006A1E29" w:rsidP="0075352B" w:rsidRDefault="006A1E29" w14:paraId="04C8631C" w14:textId="448AF020">
      <w:pPr>
        <w:pBdr>
          <w:top w:val="nil"/>
          <w:left w:val="nil"/>
          <w:bottom w:val="nil"/>
          <w:right w:val="nil"/>
          <w:between w:val="nil"/>
        </w:pBdr>
        <w:snapToGrid w:val="0"/>
        <w:jc w:val="both"/>
        <w:rPr>
          <w:bCs/>
          <w:sz w:val="20"/>
          <w:szCs w:val="20"/>
        </w:rPr>
      </w:pPr>
    </w:p>
    <w:p w:rsidR="006A1E29" w:rsidP="0075352B" w:rsidRDefault="006A1E29" w14:paraId="212AD0D2" w14:textId="53AE96FF">
      <w:pPr>
        <w:pBdr>
          <w:top w:val="nil"/>
          <w:left w:val="nil"/>
          <w:bottom w:val="nil"/>
          <w:right w:val="nil"/>
          <w:between w:val="nil"/>
        </w:pBdr>
        <w:snapToGrid w:val="0"/>
        <w:jc w:val="both"/>
        <w:rPr>
          <w:bCs/>
          <w:sz w:val="20"/>
          <w:szCs w:val="20"/>
        </w:rPr>
      </w:pPr>
    </w:p>
    <w:p w:rsidR="006A1E29" w:rsidP="0075352B" w:rsidRDefault="006A1E29" w14:paraId="6BE39B36" w14:textId="42251F09">
      <w:pPr>
        <w:pBdr>
          <w:top w:val="nil"/>
          <w:left w:val="nil"/>
          <w:bottom w:val="nil"/>
          <w:right w:val="nil"/>
          <w:between w:val="nil"/>
        </w:pBdr>
        <w:snapToGrid w:val="0"/>
        <w:jc w:val="both"/>
        <w:rPr>
          <w:bCs/>
          <w:sz w:val="20"/>
          <w:szCs w:val="20"/>
        </w:rPr>
      </w:pPr>
    </w:p>
    <w:p w:rsidR="006A1E29" w:rsidP="0075352B" w:rsidRDefault="006A1E29" w14:paraId="2524846C" w14:textId="2140BFEA">
      <w:pPr>
        <w:pBdr>
          <w:top w:val="nil"/>
          <w:left w:val="nil"/>
          <w:bottom w:val="nil"/>
          <w:right w:val="nil"/>
          <w:between w:val="nil"/>
        </w:pBdr>
        <w:snapToGrid w:val="0"/>
        <w:jc w:val="both"/>
        <w:rPr>
          <w:bCs/>
          <w:sz w:val="20"/>
          <w:szCs w:val="20"/>
        </w:rPr>
      </w:pPr>
    </w:p>
    <w:p w:rsidR="006A1E29" w:rsidP="0075352B" w:rsidRDefault="006A1E29" w14:paraId="4C0F44DB" w14:textId="32C70838">
      <w:pPr>
        <w:pBdr>
          <w:top w:val="nil"/>
          <w:left w:val="nil"/>
          <w:bottom w:val="nil"/>
          <w:right w:val="nil"/>
          <w:between w:val="nil"/>
        </w:pBdr>
        <w:snapToGrid w:val="0"/>
        <w:jc w:val="both"/>
        <w:rPr>
          <w:bCs/>
          <w:sz w:val="20"/>
          <w:szCs w:val="20"/>
        </w:rPr>
      </w:pPr>
    </w:p>
    <w:p w:rsidRPr="00904AA5" w:rsidR="006A1E29" w:rsidP="0075352B" w:rsidRDefault="006A1E29" w14:paraId="189328F5" w14:textId="77777777">
      <w:pPr>
        <w:pBdr>
          <w:top w:val="nil"/>
          <w:left w:val="nil"/>
          <w:bottom w:val="nil"/>
          <w:right w:val="nil"/>
          <w:between w:val="nil"/>
        </w:pBdr>
        <w:snapToGrid w:val="0"/>
        <w:jc w:val="both"/>
        <w:rPr>
          <w:bCs/>
          <w:sz w:val="20"/>
          <w:szCs w:val="20"/>
        </w:rPr>
      </w:pPr>
    </w:p>
    <w:p w:rsidRPr="00904AA5" w:rsidR="007454E2" w:rsidP="0075352B" w:rsidRDefault="007454E2" w14:paraId="28E3B061" w14:textId="1CEB3839">
      <w:pPr>
        <w:pBdr>
          <w:top w:val="nil"/>
          <w:left w:val="nil"/>
          <w:bottom w:val="nil"/>
          <w:right w:val="nil"/>
          <w:between w:val="nil"/>
        </w:pBdr>
        <w:snapToGrid w:val="0"/>
        <w:jc w:val="both"/>
        <w:rPr>
          <w:bCs/>
          <w:sz w:val="20"/>
          <w:szCs w:val="20"/>
        </w:rPr>
      </w:pPr>
    </w:p>
    <w:p w:rsidRPr="00904AA5" w:rsidR="00E754BB" w:rsidP="0075352B" w:rsidRDefault="001C730B" w14:paraId="001F018C" w14:textId="39989CE8">
      <w:pPr>
        <w:pBdr>
          <w:top w:val="nil"/>
          <w:left w:val="nil"/>
          <w:bottom w:val="nil"/>
          <w:right w:val="nil"/>
          <w:between w:val="nil"/>
        </w:pBdr>
        <w:snapToGrid w:val="0"/>
        <w:ind w:left="993" w:hanging="284"/>
        <w:rPr>
          <w:rStyle w:val="Hipervnculo"/>
          <w:bCs/>
          <w:sz w:val="20"/>
          <w:szCs w:val="20"/>
        </w:rPr>
      </w:pPr>
      <w:r>
        <w:rPr>
          <w:bCs/>
          <w:sz w:val="20"/>
          <w:szCs w:val="20"/>
        </w:rPr>
        <w:t xml:space="preserve">Nota. Tomado y adaptado de </w:t>
      </w:r>
      <w:r w:rsidR="00561746">
        <w:rPr>
          <w:bCs/>
          <w:sz w:val="20"/>
          <w:szCs w:val="20"/>
        </w:rPr>
        <w:t xml:space="preserve">la </w:t>
      </w:r>
      <w:r w:rsidRPr="00904AA5" w:rsidR="00561746">
        <w:rPr>
          <w:bCs/>
          <w:sz w:val="20"/>
          <w:szCs w:val="20"/>
        </w:rPr>
        <w:t xml:space="preserve">Guía general de un proceso de arquitectura empresarial </w:t>
      </w:r>
      <w:r w:rsidRPr="00904AA5" w:rsidR="001D66BE">
        <w:rPr>
          <w:bCs/>
          <w:sz w:val="20"/>
          <w:szCs w:val="20"/>
        </w:rPr>
        <w:t>MinTIC</w:t>
      </w:r>
      <w:r w:rsidRPr="00904AA5" w:rsidR="004F6953">
        <w:rPr>
          <w:bCs/>
          <w:sz w:val="20"/>
          <w:szCs w:val="20"/>
        </w:rPr>
        <w:t xml:space="preserve"> (s.f.)</w:t>
      </w:r>
      <w:r w:rsidRPr="00904AA5" w:rsidR="00DA1C68">
        <w:rPr>
          <w:bCs/>
          <w:sz w:val="20"/>
          <w:szCs w:val="20"/>
        </w:rPr>
        <w:t>.</w:t>
      </w:r>
      <w:r w:rsidRPr="00904AA5" w:rsidR="007454E2">
        <w:rPr>
          <w:bCs/>
          <w:sz w:val="20"/>
          <w:szCs w:val="20"/>
        </w:rPr>
        <w:t xml:space="preserve"> </w:t>
      </w:r>
    </w:p>
    <w:p w:rsidR="006A1E29" w:rsidP="0075352B" w:rsidRDefault="006A1E29" w14:paraId="78E008C2" w14:textId="77777777">
      <w:pPr>
        <w:pBdr>
          <w:top w:val="nil"/>
          <w:left w:val="nil"/>
          <w:bottom w:val="nil"/>
          <w:right w:val="nil"/>
          <w:between w:val="nil"/>
        </w:pBdr>
        <w:snapToGrid w:val="0"/>
        <w:ind w:left="993" w:hanging="284"/>
        <w:jc w:val="both"/>
        <w:rPr>
          <w:bCs/>
          <w:sz w:val="20"/>
          <w:szCs w:val="20"/>
        </w:rPr>
      </w:pPr>
    </w:p>
    <w:p w:rsidRPr="0086353E" w:rsidR="007454E2" w:rsidP="0075352B" w:rsidRDefault="004F6953" w14:paraId="1FDC45E7" w14:textId="1C7CC00A">
      <w:pPr>
        <w:pBdr>
          <w:top w:val="nil"/>
          <w:left w:val="nil"/>
          <w:bottom w:val="nil"/>
          <w:right w:val="nil"/>
          <w:between w:val="nil"/>
        </w:pBdr>
        <w:snapToGrid w:val="0"/>
        <w:ind w:left="993" w:hanging="284"/>
        <w:jc w:val="both"/>
        <w:rPr>
          <w:bCs/>
          <w:sz w:val="20"/>
          <w:szCs w:val="20"/>
        </w:rPr>
      </w:pPr>
      <w:r w:rsidRPr="00904AA5">
        <w:rPr>
          <w:bCs/>
          <w:sz w:val="20"/>
          <w:szCs w:val="20"/>
        </w:rPr>
        <w:t xml:space="preserve">Es importante </w:t>
      </w:r>
      <w:r w:rsidRPr="00904AA5" w:rsidR="00E754BB">
        <w:rPr>
          <w:bCs/>
          <w:sz w:val="20"/>
          <w:szCs w:val="20"/>
        </w:rPr>
        <w:t xml:space="preserve">relacionar en los cuadros la situación actual </w:t>
      </w:r>
      <w:r w:rsidRPr="0086353E" w:rsidR="00E754BB">
        <w:rPr>
          <w:bCs/>
          <w:sz w:val="20"/>
          <w:szCs w:val="20"/>
        </w:rPr>
        <w:t xml:space="preserve">de AE (AS-IS), junto con la situación </w:t>
      </w:r>
      <w:r w:rsidR="0007350B">
        <w:rPr>
          <w:bCs/>
          <w:sz w:val="20"/>
          <w:szCs w:val="20"/>
        </w:rPr>
        <w:t>o</w:t>
      </w:r>
      <w:r w:rsidRPr="0086353E" w:rsidR="00E754BB">
        <w:rPr>
          <w:bCs/>
          <w:sz w:val="20"/>
          <w:szCs w:val="20"/>
        </w:rPr>
        <w:t>bjetivo (TO-BE).</w:t>
      </w:r>
    </w:p>
    <w:p w:rsidRPr="0086353E" w:rsidR="00E754BB" w:rsidP="0075352B" w:rsidRDefault="004F6953" w14:paraId="5F4EB976" w14:textId="0EAA6605">
      <w:pPr>
        <w:pBdr>
          <w:top w:val="nil"/>
          <w:left w:val="nil"/>
          <w:bottom w:val="nil"/>
          <w:right w:val="nil"/>
          <w:between w:val="nil"/>
        </w:pBdr>
        <w:snapToGrid w:val="0"/>
        <w:ind w:left="709"/>
        <w:jc w:val="both"/>
        <w:rPr>
          <w:bCs/>
          <w:sz w:val="20"/>
          <w:szCs w:val="20"/>
        </w:rPr>
      </w:pPr>
      <w:commentRangeStart w:id="144"/>
      <w:r w:rsidRPr="0086353E">
        <w:rPr>
          <w:bCs/>
          <w:noProof/>
          <w:sz w:val="20"/>
          <w:szCs w:val="20"/>
        </w:rPr>
        <mc:AlternateContent>
          <mc:Choice Requires="wps">
            <w:drawing>
              <wp:inline distT="0" distB="0" distL="0" distR="0" wp14:anchorId="61845E87" wp14:editId="2DD8F7E4">
                <wp:extent cx="5857875" cy="749935"/>
                <wp:effectExtent l="57150" t="38100" r="66675" b="85090"/>
                <wp:docPr id="25" name="Cuadro de texto 25"/>
                <wp:cNvGraphicFramePr/>
                <a:graphic xmlns:a="http://schemas.openxmlformats.org/drawingml/2006/main">
                  <a:graphicData uri="http://schemas.microsoft.com/office/word/2010/wordprocessingShape">
                    <wps:wsp>
                      <wps:cNvSpPr txBox="1"/>
                      <wps:spPr>
                        <a:xfrm>
                          <a:off x="0" y="0"/>
                          <a:ext cx="5857875" cy="749935"/>
                        </a:xfrm>
                        <a:prstGeom prst="rect">
                          <a:avLst/>
                        </a:prstGeom>
                        <a:solidFill>
                          <a:schemeClr val="accent2">
                            <a:lumMod val="60000"/>
                            <a:lumOff val="40000"/>
                          </a:schemeClr>
                        </a:solidFill>
                        <a:ln>
                          <a:noFill/>
                        </a:ln>
                      </wps:spPr>
                      <wps:style>
                        <a:lnRef idx="1">
                          <a:schemeClr val="accent6"/>
                        </a:lnRef>
                        <a:fillRef idx="2">
                          <a:schemeClr val="accent6"/>
                        </a:fillRef>
                        <a:effectRef idx="1">
                          <a:schemeClr val="accent6"/>
                        </a:effectRef>
                        <a:fontRef idx="minor">
                          <a:schemeClr val="dk1"/>
                        </a:fontRef>
                      </wps:style>
                      <wps:txbx>
                        <w:txbxContent>
                          <w:p w:rsidRPr="001D66BE" w:rsidR="002316A1" w:rsidDel="00026EAA" w:rsidP="002975F3" w:rsidRDefault="002316A1" w14:paraId="452F83EB" w14:textId="5A8954BB">
                            <w:pPr>
                              <w:jc w:val="center"/>
                              <w:rPr>
                                <w:del w:author="Humberto Arias Diaz" w:date="2023-10-03T15:11:00Z" w:id="145"/>
                                <w:b/>
                                <w:sz w:val="20"/>
                                <w:szCs w:val="20"/>
                                <w:lang w:val="es-MX"/>
                              </w:rPr>
                            </w:pPr>
                            <w:del w:author="Humberto Arias Diaz" w:date="2023-10-03T15:11:00Z" w:id="146">
                              <w:r w:rsidRPr="001D66BE" w:rsidDel="00026EAA">
                                <w:rPr>
                                  <w:b/>
                                  <w:sz w:val="20"/>
                                  <w:szCs w:val="20"/>
                                  <w:lang w:val="es-MX"/>
                                </w:rPr>
                                <w:delText xml:space="preserve">Llamado a la </w:delText>
                              </w:r>
                              <w:r w:rsidDel="00026EAA">
                                <w:rPr>
                                  <w:b/>
                                  <w:sz w:val="20"/>
                                  <w:szCs w:val="20"/>
                                  <w:lang w:val="es-MX"/>
                                </w:rPr>
                                <w:delText>a</w:delText>
                              </w:r>
                              <w:r w:rsidRPr="001D66BE" w:rsidDel="00026EAA">
                                <w:rPr>
                                  <w:b/>
                                  <w:sz w:val="20"/>
                                  <w:szCs w:val="20"/>
                                  <w:lang w:val="es-MX"/>
                                </w:rPr>
                                <w:delText>cción</w:delText>
                              </w:r>
                            </w:del>
                          </w:p>
                          <w:p w:rsidR="002316A1" w:rsidRDefault="002316A1" w14:paraId="2A68ACBD" w14:textId="3F2154C0">
                            <w:pPr>
                              <w:jc w:val="center"/>
                              <w:rPr>
                                <w:b/>
                                <w:sz w:val="20"/>
                                <w:szCs w:val="20"/>
                                <w:lang w:val="es-MX"/>
                              </w:rPr>
                            </w:pPr>
                            <w:r w:rsidRPr="001D66BE">
                              <w:rPr>
                                <w:b/>
                                <w:sz w:val="20"/>
                                <w:szCs w:val="20"/>
                                <w:lang w:val="es-MX"/>
                              </w:rPr>
                              <w:t>Análisis de brechas</w:t>
                            </w:r>
                          </w:p>
                          <w:p w:rsidRPr="001D66BE" w:rsidR="006A1E29" w:rsidRDefault="006A1E29" w14:paraId="7CBD1C64" w14:textId="77777777">
                            <w:pPr>
                              <w:jc w:val="center"/>
                              <w:rPr>
                                <w:b/>
                                <w:sz w:val="20"/>
                                <w:szCs w:val="20"/>
                                <w:lang w:val="es-MX"/>
                              </w:rPr>
                            </w:pPr>
                          </w:p>
                          <w:p w:rsidRPr="001D66BE" w:rsidR="002316A1" w:rsidRDefault="002316A1" w14:paraId="074FFC4F" w14:textId="25143946">
                            <w:pPr>
                              <w:rPr>
                                <w:sz w:val="20"/>
                                <w:szCs w:val="20"/>
                                <w:lang w:val="es-MX"/>
                              </w:rPr>
                            </w:pPr>
                            <w:r w:rsidRPr="001D66BE">
                              <w:rPr>
                                <w:sz w:val="20"/>
                                <w:szCs w:val="20"/>
                                <w:lang w:val="es-MX"/>
                              </w:rPr>
                              <w:t xml:space="preserve">Para </w:t>
                            </w:r>
                            <w:del w:author="Humberto Arias Diaz" w:date="2023-10-03T15:12:00Z" w:id="147">
                              <w:r w:rsidRPr="001D66BE" w:rsidDel="004F7361">
                                <w:rPr>
                                  <w:sz w:val="20"/>
                                  <w:szCs w:val="20"/>
                                  <w:lang w:val="es-MX"/>
                                </w:rPr>
                                <w:delText xml:space="preserve">tener </w:delText>
                              </w:r>
                            </w:del>
                            <w:r w:rsidRPr="001D66BE">
                              <w:rPr>
                                <w:sz w:val="20"/>
                                <w:szCs w:val="20"/>
                                <w:lang w:val="es-MX"/>
                              </w:rPr>
                              <w:t>mayor información sobr</w:t>
                            </w:r>
                            <w:r w:rsidR="006A1E29">
                              <w:rPr>
                                <w:sz w:val="20"/>
                                <w:szCs w:val="20"/>
                                <w:lang w:val="es-MX"/>
                              </w:rPr>
                              <w:t>e esta etapa consulte el video a</w:t>
                            </w:r>
                            <w:r w:rsidRPr="001D66BE">
                              <w:rPr>
                                <w:sz w:val="20"/>
                                <w:szCs w:val="20"/>
                                <w:lang w:val="es-MX"/>
                              </w:rPr>
                              <w:t>nálisis de brechas, fortalecimiento empresarial</w:t>
                            </w:r>
                            <w:r>
                              <w:rPr>
                                <w:sz w:val="20"/>
                                <w:szCs w:val="20"/>
                                <w:lang w:val="es-MX"/>
                              </w:rPr>
                              <w:t xml:space="preserve"> que se encuentra en </w:t>
                            </w:r>
                            <w:del w:author="Humberto Arias Diaz" w:date="2023-10-03T20:32:00Z" w:id="148">
                              <w:r w:rsidDel="000118FA">
                                <w:rPr>
                                  <w:sz w:val="20"/>
                                  <w:szCs w:val="20"/>
                                  <w:lang w:val="es-MX"/>
                                </w:rPr>
                                <w:delText xml:space="preserve">el </w:delText>
                              </w:r>
                            </w:del>
                            <w:r>
                              <w:rPr>
                                <w:sz w:val="20"/>
                                <w:szCs w:val="20"/>
                                <w:lang w:val="es-MX"/>
                              </w:rPr>
                              <w:t>material complementario.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25" style="width:461.25pt;height:59.05pt;visibility:visible;mso-wrap-style:square;mso-left-percent:-10001;mso-top-percent:-10001;mso-position-horizontal:absolute;mso-position-horizontal-relative:char;mso-position-vertical:absolute;mso-position-vertical-relative:line;mso-left-percent:-10001;mso-top-percent:-10001;v-text-anchor:top" o:spid="_x0000_s1057" fillcolor="#d99594 [194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" w14:anchorId="61845E87">
                <v:shadow on="t" color="black" opacity="24903f" offset="0,.55556mm" origin=",.5"/>
                <v:textbox style="mso-fit-shape-to-text:t">
                  <w:txbxContent>
                    <w:p w:rsidRPr="001D66BE" w:rsidR="002316A1" w:rsidDel="00026EAA" w:rsidP="002975F3" w:rsidRDefault="002316A1" w14:paraId="452F83EB" w14:textId="5A8954BB">
                      <w:pPr>
                        <w:jc w:val="center"/>
                        <w:rPr>
                          <w:del w:author="Humberto Arias Diaz" w:date="2023-10-03T15:11:00Z" w:id="149"/>
                          <w:b/>
                          <w:sz w:val="20"/>
                          <w:szCs w:val="20"/>
                          <w:lang w:val="es-MX"/>
                        </w:rPr>
                      </w:pPr>
                      <w:del w:author="Humberto Arias Diaz" w:date="2023-10-03T15:11:00Z" w:id="150">
                        <w:r w:rsidRPr="001D66BE" w:rsidDel="00026EAA">
                          <w:rPr>
                            <w:b/>
                            <w:sz w:val="20"/>
                            <w:szCs w:val="20"/>
                            <w:lang w:val="es-MX"/>
                          </w:rPr>
                          <w:delText xml:space="preserve">Llamado a la </w:delText>
                        </w:r>
                        <w:r w:rsidDel="00026EAA">
                          <w:rPr>
                            <w:b/>
                            <w:sz w:val="20"/>
                            <w:szCs w:val="20"/>
                            <w:lang w:val="es-MX"/>
                          </w:rPr>
                          <w:delText>a</w:delText>
                        </w:r>
                        <w:r w:rsidRPr="001D66BE" w:rsidDel="00026EAA">
                          <w:rPr>
                            <w:b/>
                            <w:sz w:val="20"/>
                            <w:szCs w:val="20"/>
                            <w:lang w:val="es-MX"/>
                          </w:rPr>
                          <w:delText>cción</w:delText>
                        </w:r>
                      </w:del>
                    </w:p>
                    <w:p w:rsidR="002316A1" w:rsidRDefault="002316A1" w14:paraId="2A68ACBD" w14:textId="3F2154C0">
                      <w:pPr>
                        <w:jc w:val="center"/>
                        <w:rPr>
                          <w:b/>
                          <w:sz w:val="20"/>
                          <w:szCs w:val="20"/>
                          <w:lang w:val="es-MX"/>
                        </w:rPr>
                      </w:pPr>
                      <w:r w:rsidRPr="001D66BE">
                        <w:rPr>
                          <w:b/>
                          <w:sz w:val="20"/>
                          <w:szCs w:val="20"/>
                          <w:lang w:val="es-MX"/>
                        </w:rPr>
                        <w:t>Análisis de brechas</w:t>
                      </w:r>
                    </w:p>
                    <w:p w:rsidRPr="001D66BE" w:rsidR="006A1E29" w:rsidRDefault="006A1E29" w14:paraId="7CBD1C64" w14:textId="77777777">
                      <w:pPr>
                        <w:jc w:val="center"/>
                        <w:rPr>
                          <w:b/>
                          <w:sz w:val="20"/>
                          <w:szCs w:val="20"/>
                          <w:lang w:val="es-MX"/>
                        </w:rPr>
                      </w:pPr>
                    </w:p>
                    <w:p w:rsidRPr="001D66BE" w:rsidR="002316A1" w:rsidRDefault="002316A1" w14:paraId="074FFC4F" w14:textId="25143946">
                      <w:pPr>
                        <w:rPr>
                          <w:sz w:val="20"/>
                          <w:szCs w:val="20"/>
                          <w:lang w:val="es-MX"/>
                        </w:rPr>
                      </w:pPr>
                      <w:r w:rsidRPr="001D66BE">
                        <w:rPr>
                          <w:sz w:val="20"/>
                          <w:szCs w:val="20"/>
                          <w:lang w:val="es-MX"/>
                        </w:rPr>
                        <w:t xml:space="preserve">Para </w:t>
                      </w:r>
                      <w:del w:author="Humberto Arias Diaz" w:date="2023-10-03T15:12:00Z" w:id="151">
                        <w:r w:rsidRPr="001D66BE" w:rsidDel="004F7361">
                          <w:rPr>
                            <w:sz w:val="20"/>
                            <w:szCs w:val="20"/>
                            <w:lang w:val="es-MX"/>
                          </w:rPr>
                          <w:delText xml:space="preserve">tener </w:delText>
                        </w:r>
                      </w:del>
                      <w:r w:rsidRPr="001D66BE">
                        <w:rPr>
                          <w:sz w:val="20"/>
                          <w:szCs w:val="20"/>
                          <w:lang w:val="es-MX"/>
                        </w:rPr>
                        <w:t>mayor información sobr</w:t>
                      </w:r>
                      <w:r w:rsidR="006A1E29">
                        <w:rPr>
                          <w:sz w:val="20"/>
                          <w:szCs w:val="20"/>
                          <w:lang w:val="es-MX"/>
                        </w:rPr>
                        <w:t>e esta etapa consulte el video a</w:t>
                      </w:r>
                      <w:r w:rsidRPr="001D66BE">
                        <w:rPr>
                          <w:sz w:val="20"/>
                          <w:szCs w:val="20"/>
                          <w:lang w:val="es-MX"/>
                        </w:rPr>
                        <w:t>nálisis de brechas, fortalecimiento empresarial</w:t>
                      </w:r>
                      <w:r>
                        <w:rPr>
                          <w:sz w:val="20"/>
                          <w:szCs w:val="20"/>
                          <w:lang w:val="es-MX"/>
                        </w:rPr>
                        <w:t xml:space="preserve"> que se encuentra en </w:t>
                      </w:r>
                      <w:del w:author="Humberto Arias Diaz" w:date="2023-10-03T20:32:00Z" w:id="152">
                        <w:r w:rsidDel="000118FA">
                          <w:rPr>
                            <w:sz w:val="20"/>
                            <w:szCs w:val="20"/>
                            <w:lang w:val="es-MX"/>
                          </w:rPr>
                          <w:delText xml:space="preserve">el </w:delText>
                        </w:r>
                      </w:del>
                      <w:r>
                        <w:rPr>
                          <w:sz w:val="20"/>
                          <w:szCs w:val="20"/>
                          <w:lang w:val="es-MX"/>
                        </w:rPr>
                        <w:t>material complementario.</w:t>
                      </w:r>
                    </w:p>
                  </w:txbxContent>
                </v:textbox>
                <w10:anchorlock/>
              </v:shape>
            </w:pict>
          </mc:Fallback>
        </mc:AlternateContent>
      </w:r>
      <w:commentRangeEnd w:id="144"/>
      <w:r w:rsidR="006A1E29">
        <w:rPr>
          <w:rStyle w:val="Refdecomentario"/>
        </w:rPr>
        <w:commentReference w:id="144"/>
      </w:r>
    </w:p>
    <w:p w:rsidRPr="0020515E" w:rsidR="000210E7" w:rsidP="0075352B" w:rsidRDefault="000210E7" w14:paraId="41C23F6B" w14:textId="77777777">
      <w:pPr>
        <w:pBdr>
          <w:top w:val="nil"/>
          <w:left w:val="nil"/>
          <w:bottom w:val="nil"/>
          <w:right w:val="nil"/>
          <w:between w:val="nil"/>
        </w:pBdr>
        <w:snapToGrid w:val="0"/>
        <w:ind w:left="709"/>
        <w:jc w:val="both"/>
        <w:rPr>
          <w:bCs/>
          <w:sz w:val="20"/>
          <w:szCs w:val="20"/>
        </w:rPr>
      </w:pPr>
      <w:r w:rsidRPr="0020515E">
        <w:rPr>
          <w:bCs/>
          <w:sz w:val="20"/>
          <w:szCs w:val="20"/>
        </w:rPr>
        <w:t>Una vez se relaciona la información en la herramienta para el análisis de brecha, se realizarán los siguientes pasos:</w:t>
      </w:r>
    </w:p>
    <w:p w:rsidRPr="0020515E" w:rsidR="000210E7" w:rsidP="0075352B" w:rsidRDefault="000210E7" w14:paraId="47755D18" w14:textId="77777777">
      <w:pPr>
        <w:pBdr>
          <w:top w:val="nil"/>
          <w:left w:val="nil"/>
          <w:bottom w:val="nil"/>
          <w:right w:val="nil"/>
          <w:between w:val="nil"/>
        </w:pBdr>
        <w:snapToGrid w:val="0"/>
        <w:ind w:left="993" w:hanging="284"/>
        <w:jc w:val="both"/>
        <w:rPr>
          <w:bCs/>
          <w:sz w:val="20"/>
          <w:szCs w:val="20"/>
        </w:rPr>
      </w:pPr>
    </w:p>
    <w:p w:rsidRPr="006A1E29" w:rsidR="00874C3B" w:rsidP="00BA059C" w:rsidRDefault="0020515E" w14:paraId="29FC6F62" w14:textId="1AD6192E">
      <w:pPr>
        <w:pStyle w:val="Prrafodelista"/>
        <w:numPr>
          <w:ilvl w:val="1"/>
          <w:numId w:val="19"/>
        </w:numPr>
        <w:pBdr>
          <w:top w:val="nil"/>
          <w:left w:val="nil"/>
          <w:bottom w:val="nil"/>
          <w:right w:val="nil"/>
          <w:between w:val="nil"/>
        </w:pBdr>
        <w:snapToGrid w:val="0"/>
        <w:ind w:left="1276"/>
        <w:contextualSpacing w:val="0"/>
        <w:jc w:val="both"/>
        <w:rPr>
          <w:sz w:val="20"/>
          <w:szCs w:val="20"/>
        </w:rPr>
      </w:pPr>
      <w:r w:rsidRPr="006A1E29">
        <w:rPr>
          <w:bCs/>
          <w:sz w:val="20"/>
          <w:szCs w:val="20"/>
        </w:rPr>
        <w:t>D</w:t>
      </w:r>
      <w:r w:rsidRPr="006A1E29" w:rsidR="000210E7">
        <w:rPr>
          <w:bCs/>
          <w:sz w:val="20"/>
          <w:szCs w:val="20"/>
        </w:rPr>
        <w:t>ocumentar las brechas identificadas</w:t>
      </w:r>
      <w:r w:rsidRPr="006A1E29" w:rsidR="006A1E29">
        <w:rPr>
          <w:bCs/>
          <w:sz w:val="20"/>
          <w:szCs w:val="20"/>
        </w:rPr>
        <w:t xml:space="preserve">. </w:t>
      </w:r>
      <w:r w:rsidRPr="006A1E29" w:rsidR="00874C3B">
        <w:rPr>
          <w:bCs/>
          <w:sz w:val="20"/>
          <w:szCs w:val="20"/>
        </w:rPr>
        <w:t>Luego de relacionar la información pertinente en el cuadro anterior, se debe documentar las brechas</w:t>
      </w:r>
      <w:r w:rsidRPr="006A1E29" w:rsidR="00874C3B">
        <w:rPr>
          <w:sz w:val="20"/>
          <w:szCs w:val="20"/>
        </w:rPr>
        <w:t xml:space="preserve"> identificadas de acuerdo </w:t>
      </w:r>
      <w:r w:rsidRPr="006A1E29" w:rsidR="00252EB6">
        <w:rPr>
          <w:sz w:val="20"/>
          <w:szCs w:val="20"/>
        </w:rPr>
        <w:t>con</w:t>
      </w:r>
      <w:r w:rsidRPr="006A1E29" w:rsidR="00874C3B">
        <w:rPr>
          <w:sz w:val="20"/>
          <w:szCs w:val="20"/>
        </w:rPr>
        <w:t xml:space="preserve"> la </w:t>
      </w:r>
      <w:r w:rsidRPr="006A1E29" w:rsidR="000210E7">
        <w:rPr>
          <w:sz w:val="20"/>
          <w:szCs w:val="20"/>
        </w:rPr>
        <w:t>información que se solicita</w:t>
      </w:r>
      <w:r w:rsidRPr="006A1E29" w:rsidR="00AB517A">
        <w:rPr>
          <w:sz w:val="20"/>
          <w:szCs w:val="20"/>
        </w:rPr>
        <w:t>, como se observa en la siguiente tabla</w:t>
      </w:r>
      <w:r w:rsidRPr="006A1E29" w:rsidR="00252EB6">
        <w:rPr>
          <w:sz w:val="20"/>
          <w:szCs w:val="20"/>
        </w:rPr>
        <w:t>.</w:t>
      </w:r>
    </w:p>
    <w:p w:rsidR="006A1E29" w:rsidP="0075352B" w:rsidRDefault="006A1E29" w14:paraId="47CB4730" w14:textId="77777777">
      <w:pPr>
        <w:pStyle w:val="Prrafodelista"/>
        <w:pBdr>
          <w:top w:val="nil"/>
          <w:left w:val="nil"/>
          <w:bottom w:val="nil"/>
          <w:right w:val="nil"/>
          <w:between w:val="nil"/>
        </w:pBdr>
        <w:snapToGrid w:val="0"/>
        <w:ind w:left="1276"/>
        <w:contextualSpacing w:val="0"/>
        <w:jc w:val="both"/>
        <w:rPr>
          <w:sz w:val="20"/>
          <w:szCs w:val="20"/>
        </w:rPr>
      </w:pPr>
    </w:p>
    <w:p w:rsidRPr="001E01FC" w:rsidR="001E01FC" w:rsidP="0075352B" w:rsidRDefault="001E01FC" w14:paraId="10193BB9" w14:textId="26EC9C8D">
      <w:pPr>
        <w:ind w:left="1276"/>
        <w:textAlignment w:val="baseline"/>
        <w:rPr>
          <w:rFonts w:ascii="Segoe UI" w:hAnsi="Segoe UI" w:eastAsia="Times New Roman" w:cs="Segoe UI"/>
          <w:sz w:val="18"/>
          <w:szCs w:val="18"/>
        </w:rPr>
      </w:pPr>
      <w:commentRangeStart w:id="153"/>
      <w:r w:rsidRPr="001E01FC">
        <w:rPr>
          <w:rFonts w:eastAsia="Times New Roman"/>
          <w:b/>
          <w:bCs/>
          <w:sz w:val="20"/>
          <w:szCs w:val="20"/>
        </w:rPr>
        <w:t>Tabla 2</w:t>
      </w:r>
      <w:r w:rsidRPr="001E01FC">
        <w:rPr>
          <w:rFonts w:eastAsia="Times New Roman"/>
          <w:color w:val="0078D4"/>
          <w:sz w:val="20"/>
          <w:szCs w:val="20"/>
        </w:rPr>
        <w:t> </w:t>
      </w:r>
    </w:p>
    <w:p w:rsidRPr="001E01FC" w:rsidR="001E01FC" w:rsidP="0075352B" w:rsidRDefault="001E01FC" w14:paraId="3314F0AA" w14:textId="5E3E857E">
      <w:pPr>
        <w:ind w:left="1276"/>
        <w:textAlignment w:val="baseline"/>
        <w:rPr>
          <w:rFonts w:ascii="Segoe UI" w:hAnsi="Segoe UI" w:eastAsia="Times New Roman" w:cs="Segoe UI"/>
          <w:sz w:val="18"/>
          <w:szCs w:val="18"/>
        </w:rPr>
      </w:pPr>
      <w:r w:rsidRPr="001E01FC">
        <w:rPr>
          <w:rFonts w:eastAsia="Times New Roman"/>
          <w:i/>
          <w:iCs/>
          <w:sz w:val="20"/>
          <w:szCs w:val="20"/>
        </w:rPr>
        <w:t>Documentación de brechas</w:t>
      </w:r>
      <w:r w:rsidRPr="001E01FC">
        <w:rPr>
          <w:rFonts w:eastAsia="Times New Roman"/>
          <w:sz w:val="20"/>
          <w:szCs w:val="20"/>
        </w:rPr>
        <w:t> </w:t>
      </w:r>
      <w:commentRangeEnd w:id="153"/>
      <w:r w:rsidR="000C19E1">
        <w:rPr>
          <w:rStyle w:val="Refdecomentario"/>
        </w:rPr>
        <w:commentReference w:id="153"/>
      </w:r>
    </w:p>
    <w:p w:rsidRPr="001E01FC" w:rsidR="001E01FC" w:rsidP="0075352B" w:rsidRDefault="001E01FC" w14:paraId="45617609" w14:textId="77777777">
      <w:pPr>
        <w:textAlignment w:val="baseline"/>
        <w:rPr>
          <w:rFonts w:ascii="Segoe UI" w:hAnsi="Segoe UI" w:eastAsia="Times New Roman" w:cs="Segoe UI"/>
          <w:sz w:val="18"/>
          <w:szCs w:val="18"/>
        </w:rPr>
      </w:pPr>
      <w:r w:rsidRPr="001E01FC">
        <w:rPr>
          <w:rFonts w:eastAsia="Times New Roman"/>
          <w:sz w:val="20"/>
          <w:szCs w:val="20"/>
        </w:rPr>
        <w:t> </w:t>
      </w:r>
    </w:p>
    <w:tbl>
      <w:tblPr>
        <w:tblW w:w="0" w:type="dxa"/>
        <w:tblInd w:w="144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Caption w:val="Tabla 2 Documentación de brechas "/>
        <w:tblDescription w:val="En la tabla se observa los campos ID Brecha, Nombre, Descripción, Motivador (Drive) misional que soporta, y finaliza con el campo prioridad."/>
      </w:tblPr>
      <w:tblGrid>
        <w:gridCol w:w="1635"/>
        <w:gridCol w:w="1650"/>
        <w:gridCol w:w="1785"/>
        <w:gridCol w:w="1725"/>
        <w:gridCol w:w="1695"/>
      </w:tblGrid>
      <w:tr w:rsidRPr="001E01FC" w:rsidR="001E01FC" w:rsidTr="001E01FC" w14:paraId="7588CE86" w14:textId="77777777">
        <w:trPr>
          <w:trHeight w:val="870"/>
        </w:trPr>
        <w:tc>
          <w:tcPr>
            <w:tcW w:w="1635" w:type="dxa"/>
            <w:tcBorders>
              <w:top w:val="single" w:color="auto" w:sz="6" w:space="0"/>
              <w:left w:val="single" w:color="auto" w:sz="6" w:space="0"/>
              <w:bottom w:val="single" w:color="auto" w:sz="6" w:space="0"/>
              <w:right w:val="single" w:color="auto" w:sz="6" w:space="0"/>
            </w:tcBorders>
            <w:shd w:val="clear" w:color="auto" w:fill="auto"/>
            <w:hideMark/>
          </w:tcPr>
          <w:p w:rsidRPr="001E01FC" w:rsidR="001E01FC" w:rsidP="0075352B" w:rsidRDefault="001E01FC" w14:paraId="46FA0DA9" w14:textId="77777777">
            <w:pPr>
              <w:jc w:val="center"/>
              <w:textAlignment w:val="baseline"/>
              <w:rPr>
                <w:rFonts w:ascii="Times New Roman" w:hAnsi="Times New Roman" w:eastAsia="Times New Roman" w:cs="Times New Roman"/>
                <w:sz w:val="24"/>
                <w:szCs w:val="24"/>
              </w:rPr>
            </w:pPr>
            <w:r w:rsidRPr="001E01FC">
              <w:rPr>
                <w:rFonts w:eastAsia="Times New Roman"/>
                <w:b/>
                <w:bCs/>
                <w:sz w:val="20"/>
                <w:szCs w:val="20"/>
              </w:rPr>
              <w:t>ID Brecha</w:t>
            </w:r>
            <w:r w:rsidRPr="001E01FC">
              <w:rPr>
                <w:rFonts w:eastAsia="Times New Roman"/>
                <w:sz w:val="20"/>
                <w:szCs w:val="20"/>
              </w:rPr>
              <w:t> </w:t>
            </w:r>
          </w:p>
        </w:tc>
        <w:tc>
          <w:tcPr>
            <w:tcW w:w="1650" w:type="dxa"/>
            <w:tcBorders>
              <w:top w:val="single" w:color="auto" w:sz="6" w:space="0"/>
              <w:left w:val="single" w:color="auto" w:sz="6" w:space="0"/>
              <w:bottom w:val="single" w:color="auto" w:sz="6" w:space="0"/>
              <w:right w:val="single" w:color="auto" w:sz="6" w:space="0"/>
            </w:tcBorders>
            <w:shd w:val="clear" w:color="auto" w:fill="auto"/>
            <w:hideMark/>
          </w:tcPr>
          <w:p w:rsidRPr="001E01FC" w:rsidR="001E01FC" w:rsidP="0075352B" w:rsidRDefault="001E01FC" w14:paraId="01EAF6CC" w14:textId="77777777">
            <w:pPr>
              <w:jc w:val="center"/>
              <w:textAlignment w:val="baseline"/>
              <w:rPr>
                <w:rFonts w:ascii="Times New Roman" w:hAnsi="Times New Roman" w:eastAsia="Times New Roman" w:cs="Times New Roman"/>
                <w:sz w:val="24"/>
                <w:szCs w:val="24"/>
              </w:rPr>
            </w:pPr>
            <w:r w:rsidRPr="001E01FC">
              <w:rPr>
                <w:rFonts w:eastAsia="Times New Roman"/>
                <w:b/>
                <w:bCs/>
                <w:sz w:val="20"/>
                <w:szCs w:val="20"/>
              </w:rPr>
              <w:t>Nombre</w:t>
            </w:r>
            <w:r w:rsidRPr="001E01FC">
              <w:rPr>
                <w:rFonts w:eastAsia="Times New Roman"/>
                <w:sz w:val="20"/>
                <w:szCs w:val="20"/>
              </w:rPr>
              <w:t> </w:t>
            </w:r>
          </w:p>
        </w:tc>
        <w:tc>
          <w:tcPr>
            <w:tcW w:w="1785" w:type="dxa"/>
            <w:tcBorders>
              <w:top w:val="single" w:color="auto" w:sz="6" w:space="0"/>
              <w:left w:val="single" w:color="auto" w:sz="6" w:space="0"/>
              <w:bottom w:val="single" w:color="auto" w:sz="6" w:space="0"/>
              <w:right w:val="single" w:color="auto" w:sz="6" w:space="0"/>
            </w:tcBorders>
            <w:shd w:val="clear" w:color="auto" w:fill="auto"/>
            <w:hideMark/>
          </w:tcPr>
          <w:p w:rsidRPr="001E01FC" w:rsidR="001E01FC" w:rsidP="0075352B" w:rsidRDefault="001E01FC" w14:paraId="2E0AA0E4" w14:textId="77777777">
            <w:pPr>
              <w:jc w:val="center"/>
              <w:textAlignment w:val="baseline"/>
              <w:rPr>
                <w:rFonts w:ascii="Times New Roman" w:hAnsi="Times New Roman" w:eastAsia="Times New Roman" w:cs="Times New Roman"/>
                <w:sz w:val="24"/>
                <w:szCs w:val="24"/>
              </w:rPr>
            </w:pPr>
            <w:r w:rsidRPr="001E01FC">
              <w:rPr>
                <w:rFonts w:eastAsia="Times New Roman"/>
                <w:b/>
                <w:bCs/>
                <w:sz w:val="20"/>
                <w:szCs w:val="20"/>
              </w:rPr>
              <w:t>Descripción</w:t>
            </w:r>
            <w:r w:rsidRPr="001E01FC">
              <w:rPr>
                <w:rFonts w:eastAsia="Times New Roman"/>
                <w:sz w:val="20"/>
                <w:szCs w:val="20"/>
              </w:rPr>
              <w:t> </w:t>
            </w:r>
          </w:p>
        </w:tc>
        <w:tc>
          <w:tcPr>
            <w:tcW w:w="1725" w:type="dxa"/>
            <w:tcBorders>
              <w:top w:val="single" w:color="auto" w:sz="6" w:space="0"/>
              <w:left w:val="single" w:color="auto" w:sz="6" w:space="0"/>
              <w:bottom w:val="single" w:color="auto" w:sz="6" w:space="0"/>
              <w:right w:val="single" w:color="auto" w:sz="6" w:space="0"/>
            </w:tcBorders>
            <w:shd w:val="clear" w:color="auto" w:fill="auto"/>
            <w:hideMark/>
          </w:tcPr>
          <w:p w:rsidRPr="001E01FC" w:rsidR="001E01FC" w:rsidP="0075352B" w:rsidRDefault="001E01FC" w14:paraId="68CB07D2" w14:textId="77777777">
            <w:pPr>
              <w:jc w:val="center"/>
              <w:textAlignment w:val="baseline"/>
              <w:rPr>
                <w:rFonts w:ascii="Times New Roman" w:hAnsi="Times New Roman" w:eastAsia="Times New Roman" w:cs="Times New Roman"/>
                <w:sz w:val="24"/>
                <w:szCs w:val="24"/>
              </w:rPr>
            </w:pPr>
            <w:r w:rsidRPr="001E01FC">
              <w:rPr>
                <w:rFonts w:eastAsia="Times New Roman"/>
                <w:b/>
                <w:bCs/>
                <w:sz w:val="20"/>
                <w:szCs w:val="20"/>
              </w:rPr>
              <w:t>Motivador (</w:t>
            </w:r>
            <w:r w:rsidRPr="001E01FC">
              <w:rPr>
                <w:rFonts w:eastAsia="Times New Roman"/>
                <w:b/>
                <w:bCs/>
                <w:i/>
                <w:iCs/>
                <w:sz w:val="20"/>
                <w:szCs w:val="20"/>
              </w:rPr>
              <w:t>Driver</w:t>
            </w:r>
            <w:r w:rsidRPr="001E01FC">
              <w:rPr>
                <w:rFonts w:eastAsia="Times New Roman"/>
                <w:b/>
                <w:bCs/>
                <w:sz w:val="20"/>
                <w:szCs w:val="20"/>
              </w:rPr>
              <w:t>) misional que soporta</w:t>
            </w:r>
            <w:r w:rsidRPr="001E01FC">
              <w:rPr>
                <w:rFonts w:eastAsia="Times New Roman"/>
                <w:sz w:val="20"/>
                <w:szCs w:val="20"/>
              </w:rPr>
              <w:t> </w:t>
            </w:r>
          </w:p>
        </w:tc>
        <w:tc>
          <w:tcPr>
            <w:tcW w:w="1695" w:type="dxa"/>
            <w:tcBorders>
              <w:top w:val="single" w:color="auto" w:sz="6" w:space="0"/>
              <w:left w:val="single" w:color="auto" w:sz="6" w:space="0"/>
              <w:bottom w:val="single" w:color="auto" w:sz="6" w:space="0"/>
              <w:right w:val="single" w:color="auto" w:sz="6" w:space="0"/>
            </w:tcBorders>
            <w:shd w:val="clear" w:color="auto" w:fill="auto"/>
            <w:hideMark/>
          </w:tcPr>
          <w:p w:rsidRPr="001E01FC" w:rsidR="001E01FC" w:rsidP="0075352B" w:rsidRDefault="001E01FC" w14:paraId="4FF7EE96" w14:textId="77777777">
            <w:pPr>
              <w:jc w:val="center"/>
              <w:textAlignment w:val="baseline"/>
              <w:rPr>
                <w:rFonts w:ascii="Times New Roman" w:hAnsi="Times New Roman" w:eastAsia="Times New Roman" w:cs="Times New Roman"/>
                <w:sz w:val="24"/>
                <w:szCs w:val="24"/>
              </w:rPr>
            </w:pPr>
            <w:r w:rsidRPr="001E01FC">
              <w:rPr>
                <w:rFonts w:eastAsia="Times New Roman"/>
                <w:b/>
                <w:bCs/>
                <w:sz w:val="20"/>
                <w:szCs w:val="20"/>
              </w:rPr>
              <w:t>Prioridad</w:t>
            </w:r>
            <w:r w:rsidRPr="001E01FC">
              <w:rPr>
                <w:rFonts w:eastAsia="Times New Roman"/>
                <w:sz w:val="20"/>
                <w:szCs w:val="20"/>
              </w:rPr>
              <w:t> </w:t>
            </w:r>
          </w:p>
        </w:tc>
      </w:tr>
      <w:tr w:rsidRPr="001E01FC" w:rsidR="001E01FC" w:rsidTr="002316A1" w14:paraId="1E8B71CF" w14:textId="77777777">
        <w:trPr>
          <w:trHeight w:val="300"/>
        </w:trPr>
        <w:tc>
          <w:tcPr>
            <w:tcW w:w="1635" w:type="dxa"/>
            <w:tcBorders>
              <w:top w:val="single" w:color="auto" w:sz="6" w:space="0"/>
              <w:left w:val="single" w:color="auto" w:sz="6" w:space="0"/>
              <w:bottom w:val="single" w:color="auto" w:sz="6" w:space="0"/>
              <w:right w:val="single" w:color="auto" w:sz="6" w:space="0"/>
            </w:tcBorders>
            <w:shd w:val="clear" w:color="auto" w:fill="auto"/>
          </w:tcPr>
          <w:p w:rsidRPr="001E01FC" w:rsidR="001E01FC" w:rsidP="0075352B" w:rsidRDefault="001E01FC" w14:paraId="1C67E950" w14:textId="0A2D68F6">
            <w:pPr>
              <w:jc w:val="center"/>
              <w:textAlignment w:val="baseline"/>
              <w:rPr>
                <w:rFonts w:ascii="Times New Roman" w:hAnsi="Times New Roman" w:eastAsia="Times New Roman" w:cs="Times New Roman"/>
                <w:sz w:val="24"/>
                <w:szCs w:val="24"/>
              </w:rPr>
            </w:pPr>
          </w:p>
        </w:tc>
        <w:tc>
          <w:tcPr>
            <w:tcW w:w="1650" w:type="dxa"/>
            <w:tcBorders>
              <w:top w:val="single" w:color="auto" w:sz="6" w:space="0"/>
              <w:left w:val="single" w:color="auto" w:sz="6" w:space="0"/>
              <w:bottom w:val="single" w:color="auto" w:sz="6" w:space="0"/>
              <w:right w:val="single" w:color="auto" w:sz="6" w:space="0"/>
            </w:tcBorders>
            <w:shd w:val="clear" w:color="auto" w:fill="auto"/>
          </w:tcPr>
          <w:p w:rsidRPr="001E01FC" w:rsidR="001E01FC" w:rsidP="0075352B" w:rsidRDefault="001E01FC" w14:paraId="596E54A3" w14:textId="0B204C42">
            <w:pPr>
              <w:jc w:val="center"/>
              <w:textAlignment w:val="baseline"/>
              <w:rPr>
                <w:rFonts w:ascii="Times New Roman" w:hAnsi="Times New Roman" w:eastAsia="Times New Roman" w:cs="Times New Roman"/>
                <w:sz w:val="24"/>
                <w:szCs w:val="24"/>
              </w:rPr>
            </w:pPr>
          </w:p>
        </w:tc>
        <w:tc>
          <w:tcPr>
            <w:tcW w:w="1785" w:type="dxa"/>
            <w:tcBorders>
              <w:top w:val="single" w:color="auto" w:sz="6" w:space="0"/>
              <w:left w:val="single" w:color="auto" w:sz="6" w:space="0"/>
              <w:bottom w:val="single" w:color="auto" w:sz="6" w:space="0"/>
              <w:right w:val="single" w:color="auto" w:sz="6" w:space="0"/>
            </w:tcBorders>
            <w:shd w:val="clear" w:color="auto" w:fill="auto"/>
          </w:tcPr>
          <w:p w:rsidRPr="001E01FC" w:rsidR="001E01FC" w:rsidP="0075352B" w:rsidRDefault="001E01FC" w14:paraId="78B1E25A" w14:textId="711A3DDD">
            <w:pPr>
              <w:jc w:val="center"/>
              <w:textAlignment w:val="baseline"/>
              <w:rPr>
                <w:rFonts w:ascii="Times New Roman" w:hAnsi="Times New Roman" w:eastAsia="Times New Roman" w:cs="Times New Roman"/>
                <w:sz w:val="24"/>
                <w:szCs w:val="24"/>
              </w:rPr>
            </w:pPr>
          </w:p>
        </w:tc>
        <w:tc>
          <w:tcPr>
            <w:tcW w:w="1725" w:type="dxa"/>
            <w:tcBorders>
              <w:top w:val="single" w:color="auto" w:sz="6" w:space="0"/>
              <w:left w:val="single" w:color="auto" w:sz="6" w:space="0"/>
              <w:bottom w:val="single" w:color="auto" w:sz="6" w:space="0"/>
              <w:right w:val="single" w:color="auto" w:sz="6" w:space="0"/>
            </w:tcBorders>
            <w:shd w:val="clear" w:color="auto" w:fill="auto"/>
          </w:tcPr>
          <w:p w:rsidRPr="001E01FC" w:rsidR="001E01FC" w:rsidP="0075352B" w:rsidRDefault="001E01FC" w14:paraId="5B45A189" w14:textId="16C448D7">
            <w:pPr>
              <w:jc w:val="center"/>
              <w:textAlignment w:val="baseline"/>
              <w:rPr>
                <w:rFonts w:ascii="Times New Roman" w:hAnsi="Times New Roman" w:eastAsia="Times New Roman" w:cs="Times New Roman"/>
                <w:sz w:val="24"/>
                <w:szCs w:val="24"/>
              </w:rPr>
            </w:pPr>
          </w:p>
        </w:tc>
        <w:tc>
          <w:tcPr>
            <w:tcW w:w="1695" w:type="dxa"/>
            <w:tcBorders>
              <w:top w:val="single" w:color="auto" w:sz="6" w:space="0"/>
              <w:left w:val="single" w:color="auto" w:sz="6" w:space="0"/>
              <w:bottom w:val="single" w:color="auto" w:sz="6" w:space="0"/>
              <w:right w:val="single" w:color="auto" w:sz="6" w:space="0"/>
            </w:tcBorders>
            <w:shd w:val="clear" w:color="auto" w:fill="auto"/>
            <w:hideMark/>
          </w:tcPr>
          <w:p w:rsidRPr="001E01FC" w:rsidR="001E01FC" w:rsidP="0075352B" w:rsidRDefault="001E01FC" w14:paraId="1952F4F1" w14:textId="77777777">
            <w:pPr>
              <w:jc w:val="center"/>
              <w:textAlignment w:val="baseline"/>
              <w:rPr>
                <w:rFonts w:ascii="Times New Roman" w:hAnsi="Times New Roman" w:eastAsia="Times New Roman" w:cs="Times New Roman"/>
                <w:sz w:val="24"/>
                <w:szCs w:val="24"/>
              </w:rPr>
            </w:pPr>
            <w:r w:rsidRPr="001E01FC">
              <w:rPr>
                <w:rFonts w:eastAsia="Times New Roman"/>
                <w:sz w:val="20"/>
                <w:szCs w:val="20"/>
              </w:rPr>
              <w:t> </w:t>
            </w:r>
          </w:p>
        </w:tc>
      </w:tr>
      <w:tr w:rsidRPr="001E01FC" w:rsidR="001E01FC" w:rsidTr="002316A1" w14:paraId="2AADDF4A" w14:textId="77777777">
        <w:trPr>
          <w:trHeight w:val="300"/>
        </w:trPr>
        <w:tc>
          <w:tcPr>
            <w:tcW w:w="1635" w:type="dxa"/>
            <w:tcBorders>
              <w:top w:val="single" w:color="auto" w:sz="6" w:space="0"/>
              <w:left w:val="single" w:color="auto" w:sz="6" w:space="0"/>
              <w:bottom w:val="single" w:color="auto" w:sz="6" w:space="0"/>
              <w:right w:val="single" w:color="auto" w:sz="6" w:space="0"/>
            </w:tcBorders>
            <w:shd w:val="clear" w:color="auto" w:fill="auto"/>
          </w:tcPr>
          <w:p w:rsidRPr="001E01FC" w:rsidR="001E01FC" w:rsidP="0075352B" w:rsidRDefault="001E01FC" w14:paraId="6699C4C6" w14:textId="0ACBF3B6">
            <w:pPr>
              <w:jc w:val="center"/>
              <w:textAlignment w:val="baseline"/>
              <w:rPr>
                <w:rFonts w:ascii="Times New Roman" w:hAnsi="Times New Roman" w:eastAsia="Times New Roman" w:cs="Times New Roman"/>
                <w:sz w:val="24"/>
                <w:szCs w:val="24"/>
              </w:rPr>
            </w:pPr>
          </w:p>
        </w:tc>
        <w:tc>
          <w:tcPr>
            <w:tcW w:w="1650" w:type="dxa"/>
            <w:tcBorders>
              <w:top w:val="single" w:color="auto" w:sz="6" w:space="0"/>
              <w:left w:val="single" w:color="auto" w:sz="6" w:space="0"/>
              <w:bottom w:val="single" w:color="auto" w:sz="6" w:space="0"/>
              <w:right w:val="single" w:color="auto" w:sz="6" w:space="0"/>
            </w:tcBorders>
            <w:shd w:val="clear" w:color="auto" w:fill="auto"/>
          </w:tcPr>
          <w:p w:rsidRPr="001E01FC" w:rsidR="001E01FC" w:rsidP="0075352B" w:rsidRDefault="001E01FC" w14:paraId="341ED113" w14:textId="4D515593">
            <w:pPr>
              <w:jc w:val="center"/>
              <w:textAlignment w:val="baseline"/>
              <w:rPr>
                <w:rFonts w:ascii="Times New Roman" w:hAnsi="Times New Roman" w:eastAsia="Times New Roman" w:cs="Times New Roman"/>
                <w:sz w:val="24"/>
                <w:szCs w:val="24"/>
              </w:rPr>
            </w:pPr>
          </w:p>
        </w:tc>
        <w:tc>
          <w:tcPr>
            <w:tcW w:w="1785" w:type="dxa"/>
            <w:tcBorders>
              <w:top w:val="single" w:color="auto" w:sz="6" w:space="0"/>
              <w:left w:val="single" w:color="auto" w:sz="6" w:space="0"/>
              <w:bottom w:val="single" w:color="auto" w:sz="6" w:space="0"/>
              <w:right w:val="single" w:color="auto" w:sz="6" w:space="0"/>
            </w:tcBorders>
            <w:shd w:val="clear" w:color="auto" w:fill="auto"/>
          </w:tcPr>
          <w:p w:rsidRPr="001E01FC" w:rsidR="001E01FC" w:rsidP="0075352B" w:rsidRDefault="001E01FC" w14:paraId="1D478405" w14:textId="444CB4AE">
            <w:pPr>
              <w:jc w:val="center"/>
              <w:textAlignment w:val="baseline"/>
              <w:rPr>
                <w:rFonts w:ascii="Times New Roman" w:hAnsi="Times New Roman" w:eastAsia="Times New Roman" w:cs="Times New Roman"/>
                <w:sz w:val="24"/>
                <w:szCs w:val="24"/>
              </w:rPr>
            </w:pPr>
          </w:p>
        </w:tc>
        <w:tc>
          <w:tcPr>
            <w:tcW w:w="1725" w:type="dxa"/>
            <w:tcBorders>
              <w:top w:val="single" w:color="auto" w:sz="6" w:space="0"/>
              <w:left w:val="single" w:color="auto" w:sz="6" w:space="0"/>
              <w:bottom w:val="single" w:color="auto" w:sz="6" w:space="0"/>
              <w:right w:val="single" w:color="auto" w:sz="6" w:space="0"/>
            </w:tcBorders>
            <w:shd w:val="clear" w:color="auto" w:fill="auto"/>
          </w:tcPr>
          <w:p w:rsidRPr="001E01FC" w:rsidR="001E01FC" w:rsidP="0075352B" w:rsidRDefault="001E01FC" w14:paraId="5BA07D8B" w14:textId="4DBC4D9A">
            <w:pPr>
              <w:jc w:val="center"/>
              <w:textAlignment w:val="baseline"/>
              <w:rPr>
                <w:rFonts w:ascii="Times New Roman" w:hAnsi="Times New Roman" w:eastAsia="Times New Roman" w:cs="Times New Roman"/>
                <w:sz w:val="24"/>
                <w:szCs w:val="24"/>
              </w:rPr>
            </w:pPr>
          </w:p>
        </w:tc>
        <w:tc>
          <w:tcPr>
            <w:tcW w:w="1695" w:type="dxa"/>
            <w:tcBorders>
              <w:top w:val="single" w:color="auto" w:sz="6" w:space="0"/>
              <w:left w:val="single" w:color="auto" w:sz="6" w:space="0"/>
              <w:bottom w:val="single" w:color="auto" w:sz="6" w:space="0"/>
              <w:right w:val="single" w:color="auto" w:sz="6" w:space="0"/>
            </w:tcBorders>
            <w:shd w:val="clear" w:color="auto" w:fill="auto"/>
            <w:hideMark/>
          </w:tcPr>
          <w:p w:rsidRPr="001E01FC" w:rsidR="001E01FC" w:rsidP="0075352B" w:rsidRDefault="001E01FC" w14:paraId="36FD3382" w14:textId="77777777">
            <w:pPr>
              <w:jc w:val="center"/>
              <w:textAlignment w:val="baseline"/>
              <w:rPr>
                <w:rFonts w:ascii="Times New Roman" w:hAnsi="Times New Roman" w:eastAsia="Times New Roman" w:cs="Times New Roman"/>
                <w:sz w:val="24"/>
                <w:szCs w:val="24"/>
              </w:rPr>
            </w:pPr>
            <w:r w:rsidRPr="001E01FC">
              <w:rPr>
                <w:rFonts w:eastAsia="Times New Roman"/>
                <w:sz w:val="20"/>
                <w:szCs w:val="20"/>
              </w:rPr>
              <w:t> </w:t>
            </w:r>
          </w:p>
        </w:tc>
      </w:tr>
    </w:tbl>
    <w:p w:rsidRPr="001E01FC" w:rsidR="001E01FC" w:rsidP="006A1E29" w:rsidRDefault="001E01FC" w14:paraId="6B5BE449" w14:textId="317DA91E">
      <w:pPr>
        <w:textAlignment w:val="baseline"/>
        <w:rPr>
          <w:rFonts w:ascii="Segoe UI" w:hAnsi="Segoe UI" w:eastAsia="Times New Roman" w:cs="Segoe UI"/>
          <w:sz w:val="18"/>
          <w:szCs w:val="18"/>
        </w:rPr>
      </w:pPr>
    </w:p>
    <w:p w:rsidRPr="001E01FC" w:rsidR="001E01FC" w:rsidP="006A1E29" w:rsidRDefault="001E01FC" w14:paraId="3F51AC85" w14:textId="604A5579">
      <w:pPr>
        <w:ind w:left="1440"/>
        <w:jc w:val="both"/>
        <w:textAlignment w:val="baseline"/>
        <w:rPr>
          <w:rFonts w:ascii="Segoe UI" w:hAnsi="Segoe UI" w:eastAsia="Times New Roman" w:cs="Segoe UI"/>
          <w:sz w:val="18"/>
          <w:szCs w:val="18"/>
        </w:rPr>
      </w:pPr>
      <w:r w:rsidRPr="001E01FC">
        <w:rPr>
          <w:rFonts w:eastAsia="Times New Roman"/>
          <w:sz w:val="20"/>
          <w:szCs w:val="20"/>
        </w:rPr>
        <w:t xml:space="preserve">Nota. Tomado y adaptado de </w:t>
      </w:r>
      <w:r w:rsidRPr="002316A1">
        <w:rPr>
          <w:rFonts w:eastAsia="Times New Roman"/>
          <w:color w:val="000000" w:themeColor="text1"/>
          <w:sz w:val="20"/>
          <w:szCs w:val="20"/>
        </w:rPr>
        <w:t xml:space="preserve">la Guía general de un proceso de </w:t>
      </w:r>
      <w:r w:rsidRPr="002316A1" w:rsidR="00052FE0">
        <w:rPr>
          <w:rFonts w:eastAsia="Times New Roman"/>
          <w:color w:val="000000" w:themeColor="text1"/>
          <w:sz w:val="20"/>
          <w:szCs w:val="20"/>
        </w:rPr>
        <w:t>Arquitectura</w:t>
      </w:r>
      <w:r w:rsidRPr="002316A1">
        <w:rPr>
          <w:rFonts w:eastAsia="Times New Roman"/>
          <w:color w:val="000000" w:themeColor="text1"/>
          <w:sz w:val="20"/>
          <w:szCs w:val="20"/>
        </w:rPr>
        <w:t xml:space="preserve"> </w:t>
      </w:r>
      <w:r w:rsidR="00052FE0">
        <w:rPr>
          <w:rFonts w:eastAsia="Times New Roman"/>
          <w:color w:val="000000" w:themeColor="text1"/>
          <w:sz w:val="20"/>
          <w:szCs w:val="20"/>
        </w:rPr>
        <w:t>E</w:t>
      </w:r>
      <w:r w:rsidRPr="002316A1" w:rsidR="00052FE0">
        <w:rPr>
          <w:rFonts w:eastAsia="Times New Roman"/>
          <w:color w:val="000000" w:themeColor="text1"/>
          <w:sz w:val="20"/>
          <w:szCs w:val="20"/>
        </w:rPr>
        <w:t>mpresarial</w:t>
      </w:r>
      <w:r w:rsidR="00052FE0">
        <w:rPr>
          <w:rFonts w:eastAsia="Times New Roman"/>
          <w:color w:val="000000" w:themeColor="text1"/>
          <w:sz w:val="20"/>
          <w:szCs w:val="20"/>
        </w:rPr>
        <w:t xml:space="preserve"> </w:t>
      </w:r>
      <w:r w:rsidRPr="001E01FC">
        <w:rPr>
          <w:rFonts w:eastAsia="Times New Roman"/>
          <w:sz w:val="20"/>
          <w:szCs w:val="20"/>
        </w:rPr>
        <w:t>MinTIC (s.f.).</w:t>
      </w:r>
    </w:p>
    <w:p w:rsidRPr="001E01FC" w:rsidR="001E01FC" w:rsidP="0075352B" w:rsidRDefault="001E01FC" w14:paraId="3B5448A7" w14:textId="77777777">
      <w:pPr>
        <w:jc w:val="both"/>
        <w:textAlignment w:val="baseline"/>
        <w:rPr>
          <w:rFonts w:ascii="Segoe UI" w:hAnsi="Segoe UI" w:eastAsia="Times New Roman" w:cs="Segoe UI"/>
          <w:sz w:val="18"/>
          <w:szCs w:val="18"/>
        </w:rPr>
      </w:pPr>
      <w:r w:rsidRPr="001E01FC">
        <w:rPr>
          <w:rFonts w:eastAsia="Times New Roman"/>
          <w:color w:val="D13438"/>
          <w:sz w:val="20"/>
          <w:szCs w:val="20"/>
        </w:rPr>
        <w:t> </w:t>
      </w:r>
    </w:p>
    <w:p w:rsidRPr="001E01FC" w:rsidR="001E01FC" w:rsidP="0075352B" w:rsidRDefault="001E01FC" w14:paraId="2B73FC72" w14:textId="643CA0DF">
      <w:pPr>
        <w:ind w:left="1440"/>
        <w:jc w:val="both"/>
        <w:textAlignment w:val="baseline"/>
        <w:rPr>
          <w:rFonts w:ascii="Segoe UI" w:hAnsi="Segoe UI" w:eastAsia="Times New Roman" w:cs="Segoe UI"/>
          <w:sz w:val="18"/>
          <w:szCs w:val="18"/>
        </w:rPr>
      </w:pPr>
      <w:r w:rsidRPr="001E01FC">
        <w:rPr>
          <w:rFonts w:eastAsia="Times New Roman"/>
          <w:sz w:val="20"/>
          <w:szCs w:val="20"/>
        </w:rPr>
        <w:lastRenderedPageBreak/>
        <w:t xml:space="preserve">Para tener una idea </w:t>
      </w:r>
      <w:r w:rsidRPr="002316A1">
        <w:rPr>
          <w:rFonts w:eastAsia="Times New Roman"/>
          <w:color w:val="000000" w:themeColor="text1"/>
          <w:sz w:val="20"/>
          <w:szCs w:val="20"/>
        </w:rPr>
        <w:t xml:space="preserve">sobre </w:t>
      </w:r>
      <w:r w:rsidRPr="001E01FC">
        <w:rPr>
          <w:rFonts w:eastAsia="Times New Roman"/>
          <w:sz w:val="20"/>
          <w:szCs w:val="20"/>
        </w:rPr>
        <w:t>cómo se tramita</w:t>
      </w:r>
      <w:r w:rsidRPr="002316A1">
        <w:rPr>
          <w:rFonts w:eastAsia="Times New Roman"/>
          <w:color w:val="000000" w:themeColor="text1"/>
          <w:sz w:val="20"/>
          <w:szCs w:val="20"/>
        </w:rPr>
        <w:t>,</w:t>
      </w:r>
      <w:r w:rsidRPr="002316A1" w:rsidR="00052FE0">
        <w:rPr>
          <w:rFonts w:eastAsia="Times New Roman"/>
          <w:color w:val="000000" w:themeColor="text1"/>
          <w:sz w:val="20"/>
          <w:szCs w:val="20"/>
        </w:rPr>
        <w:t xml:space="preserve"> </w:t>
      </w:r>
      <w:r w:rsidRPr="002316A1">
        <w:rPr>
          <w:rFonts w:eastAsia="Times New Roman"/>
          <w:color w:val="000000" w:themeColor="text1"/>
          <w:sz w:val="20"/>
          <w:szCs w:val="20"/>
        </w:rPr>
        <w:t xml:space="preserve">se puede </w:t>
      </w:r>
      <w:r w:rsidRPr="001E01FC">
        <w:rPr>
          <w:rFonts w:eastAsia="Times New Roman"/>
          <w:sz w:val="20"/>
          <w:szCs w:val="20"/>
        </w:rPr>
        <w:t>revisar el siguiente ejemplo de un documento de brecha diligenciado:</w:t>
      </w:r>
      <w:r w:rsidRPr="001E01FC">
        <w:rPr>
          <w:rFonts w:eastAsia="Times New Roman"/>
          <w:color w:val="0078D4"/>
          <w:sz w:val="20"/>
          <w:szCs w:val="20"/>
        </w:rPr>
        <w:t> </w:t>
      </w:r>
    </w:p>
    <w:p w:rsidRPr="00881375" w:rsidR="001E01FC" w:rsidP="0075352B" w:rsidRDefault="001E01FC" w14:paraId="0CD2A370" w14:textId="77777777">
      <w:pPr>
        <w:pStyle w:val="Prrafodelista"/>
        <w:pBdr>
          <w:top w:val="nil"/>
          <w:left w:val="nil"/>
          <w:bottom w:val="nil"/>
          <w:right w:val="nil"/>
          <w:between w:val="nil"/>
        </w:pBdr>
        <w:snapToGrid w:val="0"/>
        <w:ind w:left="1276"/>
        <w:contextualSpacing w:val="0"/>
        <w:jc w:val="both"/>
        <w:rPr>
          <w:sz w:val="20"/>
          <w:szCs w:val="20"/>
        </w:rPr>
      </w:pPr>
    </w:p>
    <w:p w:rsidR="006B61B1" w:rsidP="0075352B" w:rsidRDefault="00F00407" w14:paraId="0808710D" w14:textId="531BBACB">
      <w:pPr>
        <w:pBdr>
          <w:top w:val="nil"/>
          <w:left w:val="nil"/>
          <w:bottom w:val="nil"/>
          <w:right w:val="nil"/>
          <w:between w:val="nil"/>
        </w:pBdr>
        <w:snapToGrid w:val="0"/>
        <w:ind w:left="1276"/>
        <w:rPr>
          <w:i/>
          <w:iCs/>
          <w:sz w:val="20"/>
          <w:szCs w:val="20"/>
        </w:rPr>
      </w:pPr>
      <w:commentRangeStart w:id="154"/>
      <w:r w:rsidRPr="00904AA5">
        <w:rPr>
          <w:b/>
          <w:bCs/>
          <w:sz w:val="20"/>
          <w:szCs w:val="20"/>
        </w:rPr>
        <w:t xml:space="preserve">Tabla </w:t>
      </w:r>
      <w:r w:rsidR="00E23E60">
        <w:rPr>
          <w:b/>
          <w:bCs/>
          <w:sz w:val="20"/>
          <w:szCs w:val="20"/>
        </w:rPr>
        <w:t>3</w:t>
      </w:r>
      <w:r>
        <w:rPr>
          <w:i/>
          <w:iCs/>
          <w:sz w:val="20"/>
          <w:szCs w:val="20"/>
        </w:rPr>
        <w:t xml:space="preserve"> </w:t>
      </w:r>
    </w:p>
    <w:p w:rsidRPr="00B8516C" w:rsidR="00F00407" w:rsidP="0075352B" w:rsidRDefault="006B61B1" w14:paraId="3D8EEF09" w14:textId="1E103495">
      <w:pPr>
        <w:pBdr>
          <w:top w:val="nil"/>
          <w:left w:val="nil"/>
          <w:bottom w:val="nil"/>
          <w:right w:val="nil"/>
          <w:between w:val="nil"/>
        </w:pBdr>
        <w:snapToGrid w:val="0"/>
        <w:ind w:left="1276"/>
        <w:rPr>
          <w:i/>
          <w:iCs/>
          <w:sz w:val="20"/>
          <w:szCs w:val="20"/>
        </w:rPr>
      </w:pPr>
      <w:r>
        <w:rPr>
          <w:i/>
          <w:iCs/>
          <w:sz w:val="20"/>
          <w:szCs w:val="20"/>
        </w:rPr>
        <w:t xml:space="preserve">Documentación de </w:t>
      </w:r>
      <w:r w:rsidR="00E23E60">
        <w:rPr>
          <w:i/>
          <w:iCs/>
          <w:sz w:val="20"/>
          <w:szCs w:val="20"/>
        </w:rPr>
        <w:t>b</w:t>
      </w:r>
      <w:r>
        <w:rPr>
          <w:i/>
          <w:iCs/>
          <w:sz w:val="20"/>
          <w:szCs w:val="20"/>
        </w:rPr>
        <w:t xml:space="preserve">rechas </w:t>
      </w:r>
      <w:r w:rsidR="00E23E60">
        <w:rPr>
          <w:i/>
          <w:iCs/>
          <w:sz w:val="20"/>
          <w:szCs w:val="20"/>
        </w:rPr>
        <w:t>diligenciado</w:t>
      </w:r>
      <w:commentRangeEnd w:id="154"/>
      <w:r>
        <w:rPr>
          <w:rStyle w:val="Refdecomentario"/>
        </w:rPr>
        <w:commentReference w:id="154"/>
      </w:r>
    </w:p>
    <w:tbl>
      <w:tblPr>
        <w:tblW w:w="8821" w:type="dxa"/>
        <w:tblInd w:w="11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20" w:firstRow="1" w:lastRow="0" w:firstColumn="0" w:lastColumn="0" w:noHBand="0" w:noVBand="1"/>
        <w:tblCaption w:val="Tabla 3 Documentación de brechas diligenciado"/>
        <w:tblDescription w:val="En la tabla se observan los campos: ID: Brecha B1, Nombre: Web service, Descripción: permite integración, Motivador (Driver) misional que soporta: automatizacion de procesos, Prioridad: 5."/>
      </w:tblPr>
      <w:tblGrid>
        <w:gridCol w:w="967"/>
        <w:gridCol w:w="1968"/>
        <w:gridCol w:w="1987"/>
        <w:gridCol w:w="2392"/>
        <w:gridCol w:w="1507"/>
      </w:tblGrid>
      <w:tr w:rsidRPr="00F00407" w:rsidR="00F00407" w:rsidTr="002316A1" w14:paraId="0889F23A" w14:textId="77777777">
        <w:trPr>
          <w:trHeight w:val="568"/>
        </w:trPr>
        <w:tc>
          <w:tcPr>
            <w:tcW w:w="967" w:type="dxa"/>
            <w:shd w:val="clear" w:color="auto" w:fill="auto"/>
            <w:tcMar>
              <w:top w:w="72" w:type="dxa"/>
              <w:left w:w="144" w:type="dxa"/>
              <w:bottom w:w="72" w:type="dxa"/>
              <w:right w:w="144" w:type="dxa"/>
            </w:tcMar>
            <w:hideMark/>
          </w:tcPr>
          <w:p w:rsidRPr="00F00407" w:rsidR="00F00407" w:rsidP="006A1E29" w:rsidRDefault="00F00407" w14:paraId="557B46C7" w14:textId="77777777">
            <w:pPr>
              <w:pBdr>
                <w:top w:val="nil"/>
                <w:left w:val="nil"/>
                <w:bottom w:val="nil"/>
                <w:right w:val="nil"/>
                <w:between w:val="nil"/>
              </w:pBdr>
              <w:snapToGrid w:val="0"/>
              <w:jc w:val="center"/>
              <w:rPr>
                <w:bCs/>
                <w:sz w:val="20"/>
                <w:szCs w:val="20"/>
              </w:rPr>
            </w:pPr>
            <w:r w:rsidRPr="00F00407">
              <w:rPr>
                <w:b/>
                <w:bCs/>
                <w:sz w:val="20"/>
                <w:szCs w:val="20"/>
                <w:lang w:val="es-MX"/>
              </w:rPr>
              <w:t>ID Brecha</w:t>
            </w:r>
          </w:p>
        </w:tc>
        <w:tc>
          <w:tcPr>
            <w:tcW w:w="1968" w:type="dxa"/>
            <w:shd w:val="clear" w:color="auto" w:fill="auto"/>
            <w:tcMar>
              <w:top w:w="72" w:type="dxa"/>
              <w:left w:w="144" w:type="dxa"/>
              <w:bottom w:w="72" w:type="dxa"/>
              <w:right w:w="144" w:type="dxa"/>
            </w:tcMar>
            <w:hideMark/>
          </w:tcPr>
          <w:p w:rsidRPr="00F00407" w:rsidR="00F00407" w:rsidP="006A1E29" w:rsidRDefault="00F00407" w14:paraId="755732DB" w14:textId="77777777">
            <w:pPr>
              <w:pBdr>
                <w:top w:val="nil"/>
                <w:left w:val="nil"/>
                <w:bottom w:val="nil"/>
                <w:right w:val="nil"/>
                <w:between w:val="nil"/>
              </w:pBdr>
              <w:snapToGrid w:val="0"/>
              <w:jc w:val="center"/>
              <w:rPr>
                <w:bCs/>
                <w:sz w:val="20"/>
                <w:szCs w:val="20"/>
              </w:rPr>
            </w:pPr>
            <w:r w:rsidRPr="00F00407">
              <w:rPr>
                <w:b/>
                <w:bCs/>
                <w:sz w:val="20"/>
                <w:szCs w:val="20"/>
                <w:lang w:val="es-MX"/>
              </w:rPr>
              <w:t>Nombre</w:t>
            </w:r>
          </w:p>
        </w:tc>
        <w:tc>
          <w:tcPr>
            <w:tcW w:w="1987" w:type="dxa"/>
            <w:shd w:val="clear" w:color="auto" w:fill="auto"/>
            <w:tcMar>
              <w:top w:w="72" w:type="dxa"/>
              <w:left w:w="144" w:type="dxa"/>
              <w:bottom w:w="72" w:type="dxa"/>
              <w:right w:w="144" w:type="dxa"/>
            </w:tcMar>
            <w:hideMark/>
          </w:tcPr>
          <w:p w:rsidRPr="00F00407" w:rsidR="00F00407" w:rsidP="006A1E29" w:rsidRDefault="00F00407" w14:paraId="2D46F159" w14:textId="77777777">
            <w:pPr>
              <w:pBdr>
                <w:top w:val="nil"/>
                <w:left w:val="nil"/>
                <w:bottom w:val="nil"/>
                <w:right w:val="nil"/>
                <w:between w:val="nil"/>
              </w:pBdr>
              <w:snapToGrid w:val="0"/>
              <w:jc w:val="center"/>
              <w:rPr>
                <w:bCs/>
                <w:sz w:val="20"/>
                <w:szCs w:val="20"/>
              </w:rPr>
            </w:pPr>
            <w:r w:rsidRPr="00F00407">
              <w:rPr>
                <w:b/>
                <w:bCs/>
                <w:sz w:val="20"/>
                <w:szCs w:val="20"/>
                <w:lang w:val="es-MX"/>
              </w:rPr>
              <w:t>Descripción</w:t>
            </w:r>
          </w:p>
        </w:tc>
        <w:tc>
          <w:tcPr>
            <w:tcW w:w="2392" w:type="dxa"/>
            <w:shd w:val="clear" w:color="auto" w:fill="auto"/>
            <w:tcMar>
              <w:top w:w="72" w:type="dxa"/>
              <w:left w:w="144" w:type="dxa"/>
              <w:bottom w:w="72" w:type="dxa"/>
              <w:right w:w="144" w:type="dxa"/>
            </w:tcMar>
            <w:hideMark/>
          </w:tcPr>
          <w:p w:rsidRPr="00F00407" w:rsidR="00F00407" w:rsidP="006A1E29" w:rsidRDefault="00F00407" w14:paraId="15A5AB7E" w14:textId="77777777">
            <w:pPr>
              <w:pBdr>
                <w:top w:val="nil"/>
                <w:left w:val="nil"/>
                <w:bottom w:val="nil"/>
                <w:right w:val="nil"/>
                <w:between w:val="nil"/>
              </w:pBdr>
              <w:snapToGrid w:val="0"/>
              <w:jc w:val="center"/>
              <w:rPr>
                <w:bCs/>
                <w:sz w:val="20"/>
                <w:szCs w:val="20"/>
              </w:rPr>
            </w:pPr>
            <w:r w:rsidRPr="00F00407">
              <w:rPr>
                <w:b/>
                <w:bCs/>
                <w:sz w:val="20"/>
                <w:szCs w:val="20"/>
              </w:rPr>
              <w:t>Motivador (</w:t>
            </w:r>
            <w:r w:rsidRPr="00F00407">
              <w:rPr>
                <w:b/>
                <w:bCs/>
                <w:i/>
                <w:iCs/>
                <w:sz w:val="20"/>
                <w:szCs w:val="20"/>
              </w:rPr>
              <w:t>Driver</w:t>
            </w:r>
            <w:r w:rsidRPr="00F00407">
              <w:rPr>
                <w:b/>
                <w:bCs/>
                <w:sz w:val="20"/>
                <w:szCs w:val="20"/>
              </w:rPr>
              <w:t>) misional que soporta</w:t>
            </w:r>
          </w:p>
        </w:tc>
        <w:tc>
          <w:tcPr>
            <w:tcW w:w="1507" w:type="dxa"/>
            <w:shd w:val="clear" w:color="auto" w:fill="auto"/>
            <w:tcMar>
              <w:top w:w="72" w:type="dxa"/>
              <w:left w:w="144" w:type="dxa"/>
              <w:bottom w:w="72" w:type="dxa"/>
              <w:right w:w="144" w:type="dxa"/>
            </w:tcMar>
            <w:hideMark/>
          </w:tcPr>
          <w:p w:rsidRPr="00F00407" w:rsidR="00F00407" w:rsidP="006A1E29" w:rsidRDefault="00F00407" w14:paraId="0FB0B12E" w14:textId="77777777">
            <w:pPr>
              <w:pBdr>
                <w:top w:val="nil"/>
                <w:left w:val="nil"/>
                <w:bottom w:val="nil"/>
                <w:right w:val="nil"/>
                <w:between w:val="nil"/>
              </w:pBdr>
              <w:snapToGrid w:val="0"/>
              <w:jc w:val="center"/>
              <w:rPr>
                <w:bCs/>
                <w:sz w:val="20"/>
                <w:szCs w:val="20"/>
              </w:rPr>
            </w:pPr>
            <w:r w:rsidRPr="00F00407">
              <w:rPr>
                <w:b/>
                <w:bCs/>
                <w:sz w:val="20"/>
                <w:szCs w:val="20"/>
                <w:lang w:val="es-MX"/>
              </w:rPr>
              <w:t>Prioridad</w:t>
            </w:r>
          </w:p>
        </w:tc>
      </w:tr>
      <w:tr w:rsidRPr="00F00407" w:rsidR="00F00407" w:rsidTr="002316A1" w14:paraId="058C04D0" w14:textId="77777777">
        <w:trPr>
          <w:trHeight w:val="568"/>
        </w:trPr>
        <w:tc>
          <w:tcPr>
            <w:tcW w:w="967" w:type="dxa"/>
            <w:shd w:val="clear" w:color="auto" w:fill="F0F0F0"/>
            <w:tcMar>
              <w:top w:w="72" w:type="dxa"/>
              <w:left w:w="144" w:type="dxa"/>
              <w:bottom w:w="72" w:type="dxa"/>
              <w:right w:w="144" w:type="dxa"/>
            </w:tcMar>
            <w:hideMark/>
          </w:tcPr>
          <w:p w:rsidRPr="00F00407" w:rsidR="00F00407" w:rsidP="0075352B" w:rsidRDefault="00F00407" w14:paraId="2F1E5D9C" w14:textId="77777777">
            <w:pPr>
              <w:pBdr>
                <w:top w:val="nil"/>
                <w:left w:val="nil"/>
                <w:bottom w:val="nil"/>
                <w:right w:val="nil"/>
                <w:between w:val="nil"/>
              </w:pBdr>
              <w:snapToGrid w:val="0"/>
              <w:jc w:val="both"/>
              <w:rPr>
                <w:bCs/>
                <w:sz w:val="20"/>
                <w:szCs w:val="20"/>
              </w:rPr>
            </w:pPr>
            <w:r w:rsidRPr="00F00407">
              <w:rPr>
                <w:bCs/>
                <w:sz w:val="20"/>
                <w:szCs w:val="20"/>
                <w:lang w:val="es-MX"/>
              </w:rPr>
              <w:t>B1</w:t>
            </w:r>
          </w:p>
        </w:tc>
        <w:tc>
          <w:tcPr>
            <w:tcW w:w="1968" w:type="dxa"/>
            <w:shd w:val="clear" w:color="auto" w:fill="F0F0F0"/>
            <w:tcMar>
              <w:top w:w="72" w:type="dxa"/>
              <w:left w:w="144" w:type="dxa"/>
              <w:bottom w:w="72" w:type="dxa"/>
              <w:right w:w="144" w:type="dxa"/>
            </w:tcMar>
            <w:hideMark/>
          </w:tcPr>
          <w:p w:rsidRPr="00F00407" w:rsidR="00F00407" w:rsidP="0075352B" w:rsidRDefault="00F00407" w14:paraId="3AF9E88A" w14:textId="77777777">
            <w:pPr>
              <w:pBdr>
                <w:top w:val="nil"/>
                <w:left w:val="nil"/>
                <w:bottom w:val="nil"/>
                <w:right w:val="nil"/>
                <w:between w:val="nil"/>
              </w:pBdr>
              <w:snapToGrid w:val="0"/>
              <w:rPr>
                <w:bCs/>
                <w:sz w:val="20"/>
                <w:szCs w:val="20"/>
              </w:rPr>
            </w:pPr>
            <w:r w:rsidRPr="002316A1">
              <w:rPr>
                <w:bCs/>
                <w:i/>
                <w:sz w:val="20"/>
                <w:szCs w:val="20"/>
                <w:lang w:val="es-MX"/>
              </w:rPr>
              <w:t>Web</w:t>
            </w:r>
            <w:r w:rsidRPr="00F00407">
              <w:rPr>
                <w:bCs/>
                <w:sz w:val="20"/>
                <w:szCs w:val="20"/>
                <w:lang w:val="es-MX"/>
              </w:rPr>
              <w:t xml:space="preserve"> </w:t>
            </w:r>
            <w:r w:rsidRPr="00F00407">
              <w:rPr>
                <w:bCs/>
                <w:i/>
                <w:iCs/>
                <w:sz w:val="20"/>
                <w:szCs w:val="20"/>
                <w:lang w:val="es-MX"/>
              </w:rPr>
              <w:t>service</w:t>
            </w:r>
            <w:r w:rsidRPr="00F00407">
              <w:rPr>
                <w:bCs/>
                <w:sz w:val="20"/>
                <w:szCs w:val="20"/>
                <w:lang w:val="es-MX"/>
              </w:rPr>
              <w:t xml:space="preserve"> entre sistemas de comisiones institucionales y sistemas de comisiones de presidencia.</w:t>
            </w:r>
          </w:p>
        </w:tc>
        <w:tc>
          <w:tcPr>
            <w:tcW w:w="1987" w:type="dxa"/>
            <w:shd w:val="clear" w:color="auto" w:fill="F0F0F0"/>
            <w:tcMar>
              <w:top w:w="72" w:type="dxa"/>
              <w:left w:w="144" w:type="dxa"/>
              <w:bottom w:w="72" w:type="dxa"/>
              <w:right w:w="144" w:type="dxa"/>
            </w:tcMar>
            <w:hideMark/>
          </w:tcPr>
          <w:p w:rsidRPr="00F00407" w:rsidR="00F00407" w:rsidP="0075352B" w:rsidRDefault="00F00407" w14:paraId="205AB8D2" w14:textId="3A86B8AA">
            <w:pPr>
              <w:pBdr>
                <w:top w:val="nil"/>
                <w:left w:val="nil"/>
                <w:bottom w:val="nil"/>
                <w:right w:val="nil"/>
                <w:between w:val="nil"/>
              </w:pBdr>
              <w:snapToGrid w:val="0"/>
              <w:rPr>
                <w:bCs/>
                <w:sz w:val="20"/>
                <w:szCs w:val="20"/>
              </w:rPr>
            </w:pPr>
            <w:r w:rsidRPr="00F00407">
              <w:rPr>
                <w:bCs/>
                <w:sz w:val="20"/>
                <w:szCs w:val="20"/>
                <w:lang w:val="es-MX"/>
              </w:rPr>
              <w:t>Permite la integración, la interoperabilidad de los dos sistemas de información. Este debe incorporar el lenguaje común.</w:t>
            </w:r>
          </w:p>
        </w:tc>
        <w:tc>
          <w:tcPr>
            <w:tcW w:w="2392" w:type="dxa"/>
            <w:shd w:val="clear" w:color="auto" w:fill="F0F0F0"/>
            <w:tcMar>
              <w:top w:w="72" w:type="dxa"/>
              <w:left w:w="144" w:type="dxa"/>
              <w:bottom w:w="72" w:type="dxa"/>
              <w:right w:w="144" w:type="dxa"/>
            </w:tcMar>
            <w:hideMark/>
          </w:tcPr>
          <w:p w:rsidRPr="00F00407" w:rsidR="00F00407" w:rsidP="0075352B" w:rsidRDefault="00F00407" w14:paraId="53711D17" w14:textId="77777777">
            <w:pPr>
              <w:pBdr>
                <w:top w:val="nil"/>
                <w:left w:val="nil"/>
                <w:bottom w:val="nil"/>
                <w:right w:val="nil"/>
                <w:between w:val="nil"/>
              </w:pBdr>
              <w:snapToGrid w:val="0"/>
              <w:rPr>
                <w:bCs/>
                <w:sz w:val="20"/>
                <w:szCs w:val="20"/>
              </w:rPr>
            </w:pPr>
            <w:r w:rsidRPr="00F00407">
              <w:rPr>
                <w:bCs/>
                <w:sz w:val="20"/>
                <w:szCs w:val="20"/>
                <w:lang w:val="es-MX"/>
              </w:rPr>
              <w:t>Automatización de los procesos institucionales para el fortalecimiento de las capacidades institucionales.</w:t>
            </w:r>
          </w:p>
        </w:tc>
        <w:tc>
          <w:tcPr>
            <w:tcW w:w="1507" w:type="dxa"/>
            <w:shd w:val="clear" w:color="auto" w:fill="F0F0F0"/>
            <w:tcMar>
              <w:top w:w="72" w:type="dxa"/>
              <w:left w:w="144" w:type="dxa"/>
              <w:bottom w:w="72" w:type="dxa"/>
              <w:right w:w="144" w:type="dxa"/>
            </w:tcMar>
            <w:hideMark/>
          </w:tcPr>
          <w:p w:rsidRPr="00F00407" w:rsidR="00F00407" w:rsidP="006A1E29" w:rsidRDefault="00F00407" w14:paraId="3575DC2A" w14:textId="77777777">
            <w:pPr>
              <w:pBdr>
                <w:top w:val="nil"/>
                <w:left w:val="nil"/>
                <w:bottom w:val="nil"/>
                <w:right w:val="nil"/>
                <w:between w:val="nil"/>
              </w:pBdr>
              <w:snapToGrid w:val="0"/>
              <w:jc w:val="center"/>
              <w:rPr>
                <w:bCs/>
                <w:sz w:val="20"/>
                <w:szCs w:val="20"/>
              </w:rPr>
            </w:pPr>
            <w:r w:rsidRPr="00F00407">
              <w:rPr>
                <w:bCs/>
                <w:sz w:val="20"/>
                <w:szCs w:val="20"/>
                <w:lang w:val="es-MX"/>
              </w:rPr>
              <w:t>5</w:t>
            </w:r>
          </w:p>
        </w:tc>
      </w:tr>
    </w:tbl>
    <w:p w:rsidRPr="00904AA5" w:rsidR="000210E7" w:rsidP="0075352B" w:rsidRDefault="000210E7" w14:paraId="5277AD8E" w14:textId="43EBE886">
      <w:pPr>
        <w:pBdr>
          <w:top w:val="nil"/>
          <w:left w:val="nil"/>
          <w:bottom w:val="nil"/>
          <w:right w:val="nil"/>
          <w:between w:val="nil"/>
        </w:pBdr>
        <w:snapToGrid w:val="0"/>
        <w:jc w:val="both"/>
        <w:rPr>
          <w:bCs/>
          <w:sz w:val="20"/>
          <w:szCs w:val="20"/>
        </w:rPr>
      </w:pPr>
    </w:p>
    <w:p w:rsidR="000210E7" w:rsidP="0075352B" w:rsidRDefault="000210E7" w14:paraId="4C4426DC" w14:textId="21C9FEEE">
      <w:pPr>
        <w:pBdr>
          <w:top w:val="nil"/>
          <w:left w:val="nil"/>
          <w:bottom w:val="nil"/>
          <w:right w:val="nil"/>
          <w:between w:val="nil"/>
        </w:pBdr>
        <w:snapToGrid w:val="0"/>
        <w:jc w:val="both"/>
        <w:rPr>
          <w:bCs/>
          <w:sz w:val="20"/>
          <w:szCs w:val="20"/>
        </w:rPr>
      </w:pPr>
    </w:p>
    <w:p w:rsidRPr="00881375" w:rsidR="000E428C" w:rsidP="00BA059C" w:rsidRDefault="000E428C" w14:paraId="4A79DFDD" w14:textId="37DCA994">
      <w:pPr>
        <w:pStyle w:val="Prrafodelista"/>
        <w:numPr>
          <w:ilvl w:val="0"/>
          <w:numId w:val="6"/>
        </w:numPr>
        <w:snapToGrid w:val="0"/>
        <w:ind w:left="1560" w:hanging="284"/>
        <w:jc w:val="both"/>
        <w:rPr>
          <w:sz w:val="20"/>
          <w:szCs w:val="20"/>
        </w:rPr>
      </w:pPr>
      <w:r w:rsidRPr="00881375">
        <w:rPr>
          <w:bCs/>
          <w:sz w:val="20"/>
          <w:szCs w:val="20"/>
        </w:rPr>
        <w:t>L</w:t>
      </w:r>
      <w:r w:rsidRPr="00881375" w:rsidR="009B0F59">
        <w:rPr>
          <w:sz w:val="20"/>
          <w:szCs w:val="20"/>
        </w:rPr>
        <w:t>uego se asocia</w:t>
      </w:r>
      <w:r w:rsidRPr="00881375">
        <w:rPr>
          <w:sz w:val="20"/>
          <w:szCs w:val="20"/>
        </w:rPr>
        <w:t>n</w:t>
      </w:r>
      <w:r w:rsidRPr="00881375" w:rsidR="009B0F59">
        <w:rPr>
          <w:sz w:val="20"/>
          <w:szCs w:val="20"/>
        </w:rPr>
        <w:t xml:space="preserve"> los componentes de la AE objetivo con las brechas que se cierran en la implementación del componente. Se debe relacionar </w:t>
      </w:r>
      <w:r w:rsidRPr="00881375" w:rsidR="005B2153">
        <w:rPr>
          <w:sz w:val="20"/>
          <w:szCs w:val="20"/>
        </w:rPr>
        <w:t xml:space="preserve">como se presenta </w:t>
      </w:r>
      <w:r w:rsidRPr="00881375">
        <w:rPr>
          <w:sz w:val="20"/>
          <w:szCs w:val="20"/>
        </w:rPr>
        <w:t xml:space="preserve">en </w:t>
      </w:r>
      <w:r w:rsidR="00065E48">
        <w:rPr>
          <w:sz w:val="20"/>
          <w:szCs w:val="20"/>
        </w:rPr>
        <w:t xml:space="preserve">la </w:t>
      </w:r>
      <w:r w:rsidR="008420B5">
        <w:rPr>
          <w:sz w:val="20"/>
          <w:szCs w:val="20"/>
        </w:rPr>
        <w:t>siguiente tabla.</w:t>
      </w:r>
    </w:p>
    <w:p w:rsidRPr="00904AA5" w:rsidR="00874C3B" w:rsidP="0075352B" w:rsidRDefault="00874C3B" w14:paraId="0E9A5A87" w14:textId="02122E0E">
      <w:pPr>
        <w:pStyle w:val="Prrafodelista"/>
        <w:snapToGrid w:val="0"/>
        <w:ind w:left="1418"/>
        <w:contextualSpacing w:val="0"/>
        <w:rPr>
          <w:sz w:val="20"/>
          <w:szCs w:val="20"/>
        </w:rPr>
      </w:pPr>
    </w:p>
    <w:p w:rsidR="00A2164E" w:rsidP="0075352B" w:rsidRDefault="008E0135" w14:paraId="27E6E01E" w14:textId="38DDEB97">
      <w:pPr>
        <w:pBdr>
          <w:top w:val="nil"/>
          <w:left w:val="nil"/>
          <w:bottom w:val="nil"/>
          <w:right w:val="nil"/>
          <w:between w:val="nil"/>
        </w:pBdr>
        <w:snapToGrid w:val="0"/>
        <w:ind w:left="1560" w:hanging="284"/>
        <w:rPr>
          <w:i/>
          <w:iCs/>
          <w:sz w:val="20"/>
          <w:szCs w:val="20"/>
        </w:rPr>
      </w:pPr>
      <w:commentRangeStart w:id="155"/>
      <w:r>
        <w:rPr>
          <w:b/>
          <w:bCs/>
          <w:sz w:val="20"/>
          <w:szCs w:val="20"/>
        </w:rPr>
        <w:t>Tabla</w:t>
      </w:r>
      <w:r w:rsidRPr="00904AA5" w:rsidR="00756540">
        <w:rPr>
          <w:b/>
          <w:bCs/>
          <w:sz w:val="20"/>
          <w:szCs w:val="20"/>
        </w:rPr>
        <w:t xml:space="preserve"> </w:t>
      </w:r>
      <w:r w:rsidR="00756540">
        <w:rPr>
          <w:b/>
          <w:bCs/>
          <w:sz w:val="20"/>
          <w:szCs w:val="20"/>
        </w:rPr>
        <w:t>4</w:t>
      </w:r>
    </w:p>
    <w:p w:rsidR="000E428C" w:rsidP="0075352B" w:rsidRDefault="00273ABF" w14:paraId="1F93213C" w14:textId="34A3DE7E">
      <w:pPr>
        <w:pBdr>
          <w:top w:val="nil"/>
          <w:left w:val="nil"/>
          <w:bottom w:val="nil"/>
          <w:right w:val="nil"/>
          <w:between w:val="nil"/>
        </w:pBdr>
        <w:snapToGrid w:val="0"/>
        <w:ind w:left="1560" w:hanging="284"/>
        <w:rPr>
          <w:i/>
          <w:iCs/>
          <w:sz w:val="20"/>
          <w:szCs w:val="20"/>
        </w:rPr>
      </w:pPr>
      <w:r>
        <w:rPr>
          <w:i/>
          <w:iCs/>
          <w:sz w:val="20"/>
          <w:szCs w:val="20"/>
        </w:rPr>
        <w:t>D</w:t>
      </w:r>
      <w:r w:rsidRPr="00B8516C" w:rsidR="000E428C">
        <w:rPr>
          <w:i/>
          <w:iCs/>
          <w:sz w:val="20"/>
          <w:szCs w:val="20"/>
        </w:rPr>
        <w:t>ocumentación de componentes solución</w:t>
      </w:r>
      <w:commentRangeEnd w:id="155"/>
      <w:r w:rsidR="00A2164E">
        <w:rPr>
          <w:rStyle w:val="Refdecomentario"/>
        </w:rPr>
        <w:commentReference w:id="155"/>
      </w:r>
    </w:p>
    <w:tbl>
      <w:tblPr>
        <w:tblStyle w:val="Tablaconcuadrcula"/>
        <w:tblW w:w="0" w:type="auto"/>
        <w:tblInd w:w="1560" w:type="dxa"/>
        <w:tblLook w:val="04A0" w:firstRow="1" w:lastRow="0" w:firstColumn="1" w:lastColumn="0" w:noHBand="0" w:noVBand="1"/>
        <w:tblCaption w:val="Tabla 4 Documentación de componentes solución"/>
        <w:tblDescription w:val="En la tabla se observa el formato con ID componente: C1 y C2, con los campos sin diligenciar: Nombre, Descripción, brechas asociadas."/>
      </w:tblPr>
      <w:tblGrid>
        <w:gridCol w:w="2162"/>
        <w:gridCol w:w="2017"/>
        <w:gridCol w:w="2139"/>
        <w:gridCol w:w="2084"/>
      </w:tblGrid>
      <w:tr w:rsidR="00394907" w:rsidTr="00394907" w14:paraId="508ED767" w14:textId="77777777">
        <w:tc>
          <w:tcPr>
            <w:tcW w:w="2490" w:type="dxa"/>
          </w:tcPr>
          <w:p w:rsidRPr="002316A1" w:rsidR="00394907" w:rsidP="0075352B" w:rsidRDefault="00394907" w14:paraId="7E4C1B31" w14:textId="780BB9D2">
            <w:pPr>
              <w:snapToGrid w:val="0"/>
              <w:spacing w:line="276" w:lineRule="auto"/>
              <w:jc w:val="center"/>
              <w:rPr>
                <w:b/>
                <w:iCs/>
                <w:sz w:val="20"/>
                <w:szCs w:val="20"/>
              </w:rPr>
            </w:pPr>
            <w:r w:rsidRPr="002316A1">
              <w:rPr>
                <w:b/>
                <w:iCs/>
                <w:sz w:val="20"/>
                <w:szCs w:val="20"/>
              </w:rPr>
              <w:t>ID Componente</w:t>
            </w:r>
          </w:p>
        </w:tc>
        <w:tc>
          <w:tcPr>
            <w:tcW w:w="2490" w:type="dxa"/>
          </w:tcPr>
          <w:p w:rsidRPr="002316A1" w:rsidR="00394907" w:rsidP="0075352B" w:rsidRDefault="00394907" w14:paraId="48BC298D" w14:textId="71ABD376">
            <w:pPr>
              <w:snapToGrid w:val="0"/>
              <w:spacing w:line="276" w:lineRule="auto"/>
              <w:jc w:val="center"/>
              <w:rPr>
                <w:b/>
                <w:iCs/>
                <w:sz w:val="20"/>
                <w:szCs w:val="20"/>
              </w:rPr>
            </w:pPr>
            <w:r w:rsidRPr="002316A1">
              <w:rPr>
                <w:b/>
                <w:iCs/>
                <w:sz w:val="20"/>
                <w:szCs w:val="20"/>
              </w:rPr>
              <w:t>Nombre</w:t>
            </w:r>
          </w:p>
        </w:tc>
        <w:tc>
          <w:tcPr>
            <w:tcW w:w="2491" w:type="dxa"/>
          </w:tcPr>
          <w:p w:rsidRPr="002316A1" w:rsidR="00394907" w:rsidP="0075352B" w:rsidRDefault="00394907" w14:paraId="7592DEB6" w14:textId="4D96E26C">
            <w:pPr>
              <w:snapToGrid w:val="0"/>
              <w:spacing w:line="276" w:lineRule="auto"/>
              <w:jc w:val="center"/>
              <w:rPr>
                <w:b/>
                <w:iCs/>
                <w:sz w:val="20"/>
                <w:szCs w:val="20"/>
              </w:rPr>
            </w:pPr>
            <w:r w:rsidRPr="002316A1">
              <w:rPr>
                <w:b/>
                <w:iCs/>
                <w:sz w:val="20"/>
                <w:szCs w:val="20"/>
              </w:rPr>
              <w:t>Descripción</w:t>
            </w:r>
          </w:p>
        </w:tc>
        <w:tc>
          <w:tcPr>
            <w:tcW w:w="2491" w:type="dxa"/>
          </w:tcPr>
          <w:p w:rsidRPr="002316A1" w:rsidR="00394907" w:rsidP="0075352B" w:rsidRDefault="00394907" w14:paraId="1E76D9D1" w14:textId="5B8DDB87">
            <w:pPr>
              <w:snapToGrid w:val="0"/>
              <w:spacing w:line="276" w:lineRule="auto"/>
              <w:jc w:val="center"/>
              <w:rPr>
                <w:b/>
                <w:iCs/>
                <w:sz w:val="20"/>
                <w:szCs w:val="20"/>
              </w:rPr>
            </w:pPr>
            <w:r w:rsidRPr="002316A1">
              <w:rPr>
                <w:b/>
                <w:iCs/>
                <w:sz w:val="20"/>
                <w:szCs w:val="20"/>
              </w:rPr>
              <w:t>Brechas asociadas</w:t>
            </w:r>
          </w:p>
        </w:tc>
      </w:tr>
      <w:tr w:rsidR="00394907" w:rsidTr="00394907" w14:paraId="2307561B" w14:textId="77777777">
        <w:tc>
          <w:tcPr>
            <w:tcW w:w="2490" w:type="dxa"/>
          </w:tcPr>
          <w:p w:rsidR="00394907" w:rsidP="0075352B" w:rsidRDefault="00394907" w14:paraId="12EA7844" w14:textId="623ABB43">
            <w:pPr>
              <w:snapToGrid w:val="0"/>
              <w:spacing w:line="276" w:lineRule="auto"/>
              <w:jc w:val="center"/>
              <w:rPr>
                <w:iCs/>
                <w:sz w:val="20"/>
                <w:szCs w:val="20"/>
              </w:rPr>
            </w:pPr>
            <w:r>
              <w:rPr>
                <w:iCs/>
                <w:sz w:val="20"/>
                <w:szCs w:val="20"/>
              </w:rPr>
              <w:t>C1</w:t>
            </w:r>
          </w:p>
        </w:tc>
        <w:tc>
          <w:tcPr>
            <w:tcW w:w="2490" w:type="dxa"/>
          </w:tcPr>
          <w:p w:rsidR="00394907" w:rsidP="0075352B" w:rsidRDefault="00394907" w14:paraId="4814871E" w14:textId="77777777">
            <w:pPr>
              <w:snapToGrid w:val="0"/>
              <w:spacing w:line="276" w:lineRule="auto"/>
              <w:rPr>
                <w:iCs/>
                <w:sz w:val="20"/>
                <w:szCs w:val="20"/>
              </w:rPr>
            </w:pPr>
          </w:p>
        </w:tc>
        <w:tc>
          <w:tcPr>
            <w:tcW w:w="2491" w:type="dxa"/>
          </w:tcPr>
          <w:p w:rsidR="00394907" w:rsidP="0075352B" w:rsidRDefault="00394907" w14:paraId="56906F80" w14:textId="77777777">
            <w:pPr>
              <w:snapToGrid w:val="0"/>
              <w:spacing w:line="276" w:lineRule="auto"/>
              <w:rPr>
                <w:iCs/>
                <w:sz w:val="20"/>
                <w:szCs w:val="20"/>
              </w:rPr>
            </w:pPr>
          </w:p>
        </w:tc>
        <w:tc>
          <w:tcPr>
            <w:tcW w:w="2491" w:type="dxa"/>
          </w:tcPr>
          <w:p w:rsidR="00394907" w:rsidP="0075352B" w:rsidRDefault="00394907" w14:paraId="7E126706" w14:textId="77777777">
            <w:pPr>
              <w:snapToGrid w:val="0"/>
              <w:spacing w:line="276" w:lineRule="auto"/>
              <w:rPr>
                <w:iCs/>
                <w:sz w:val="20"/>
                <w:szCs w:val="20"/>
              </w:rPr>
            </w:pPr>
          </w:p>
        </w:tc>
      </w:tr>
      <w:tr w:rsidR="00394907" w:rsidTr="00394907" w14:paraId="187B555D" w14:textId="77777777">
        <w:tc>
          <w:tcPr>
            <w:tcW w:w="2490" w:type="dxa"/>
          </w:tcPr>
          <w:p w:rsidR="00394907" w:rsidP="0075352B" w:rsidRDefault="00394907" w14:paraId="6B7F0646" w14:textId="5BE0C0EE">
            <w:pPr>
              <w:snapToGrid w:val="0"/>
              <w:spacing w:line="276" w:lineRule="auto"/>
              <w:jc w:val="center"/>
              <w:rPr>
                <w:iCs/>
                <w:sz w:val="20"/>
                <w:szCs w:val="20"/>
              </w:rPr>
            </w:pPr>
            <w:r>
              <w:rPr>
                <w:iCs/>
                <w:sz w:val="20"/>
                <w:szCs w:val="20"/>
              </w:rPr>
              <w:t>C2</w:t>
            </w:r>
          </w:p>
        </w:tc>
        <w:tc>
          <w:tcPr>
            <w:tcW w:w="2490" w:type="dxa"/>
          </w:tcPr>
          <w:p w:rsidR="00394907" w:rsidP="0075352B" w:rsidRDefault="00394907" w14:paraId="03209BAD" w14:textId="77777777">
            <w:pPr>
              <w:snapToGrid w:val="0"/>
              <w:spacing w:line="276" w:lineRule="auto"/>
              <w:rPr>
                <w:iCs/>
                <w:sz w:val="20"/>
                <w:szCs w:val="20"/>
              </w:rPr>
            </w:pPr>
          </w:p>
        </w:tc>
        <w:tc>
          <w:tcPr>
            <w:tcW w:w="2491" w:type="dxa"/>
          </w:tcPr>
          <w:p w:rsidR="00394907" w:rsidP="0075352B" w:rsidRDefault="00394907" w14:paraId="1500F339" w14:textId="77777777">
            <w:pPr>
              <w:snapToGrid w:val="0"/>
              <w:spacing w:line="276" w:lineRule="auto"/>
              <w:rPr>
                <w:iCs/>
                <w:sz w:val="20"/>
                <w:szCs w:val="20"/>
              </w:rPr>
            </w:pPr>
          </w:p>
        </w:tc>
        <w:tc>
          <w:tcPr>
            <w:tcW w:w="2491" w:type="dxa"/>
          </w:tcPr>
          <w:p w:rsidR="00394907" w:rsidP="0075352B" w:rsidRDefault="00394907" w14:paraId="607F8E1A" w14:textId="77777777">
            <w:pPr>
              <w:snapToGrid w:val="0"/>
              <w:spacing w:line="276" w:lineRule="auto"/>
              <w:rPr>
                <w:iCs/>
                <w:sz w:val="20"/>
                <w:szCs w:val="20"/>
              </w:rPr>
            </w:pPr>
          </w:p>
        </w:tc>
      </w:tr>
    </w:tbl>
    <w:p w:rsidRPr="0086353E" w:rsidR="008420B5" w:rsidP="0075352B" w:rsidRDefault="008420B5" w14:paraId="1A4A16BA" w14:textId="3F926A78">
      <w:pPr>
        <w:pBdr>
          <w:top w:val="nil"/>
          <w:left w:val="nil"/>
          <w:bottom w:val="nil"/>
          <w:right w:val="nil"/>
          <w:between w:val="nil"/>
        </w:pBdr>
        <w:snapToGrid w:val="0"/>
        <w:ind w:left="1276"/>
        <w:jc w:val="both"/>
        <w:rPr>
          <w:rStyle w:val="Hipervnculo"/>
          <w:bCs/>
          <w:sz w:val="20"/>
          <w:szCs w:val="20"/>
        </w:rPr>
      </w:pPr>
      <w:r>
        <w:rPr>
          <w:bCs/>
          <w:sz w:val="20"/>
          <w:szCs w:val="20"/>
        </w:rPr>
        <w:t>Nota. Tomado y adaptado de</w:t>
      </w:r>
      <w:r w:rsidRPr="0086353E">
        <w:rPr>
          <w:bCs/>
          <w:sz w:val="20"/>
          <w:szCs w:val="20"/>
        </w:rPr>
        <w:t xml:space="preserve"> </w:t>
      </w:r>
      <w:r>
        <w:rPr>
          <w:bCs/>
          <w:sz w:val="20"/>
          <w:szCs w:val="20"/>
        </w:rPr>
        <w:t xml:space="preserve">la </w:t>
      </w:r>
      <w:r w:rsidRPr="00904AA5">
        <w:rPr>
          <w:bCs/>
          <w:sz w:val="20"/>
          <w:szCs w:val="20"/>
        </w:rPr>
        <w:t xml:space="preserve">Guía general de un proceso de </w:t>
      </w:r>
      <w:r>
        <w:rPr>
          <w:bCs/>
          <w:sz w:val="20"/>
          <w:szCs w:val="20"/>
        </w:rPr>
        <w:t>a</w:t>
      </w:r>
      <w:r w:rsidRPr="00904AA5">
        <w:rPr>
          <w:bCs/>
          <w:sz w:val="20"/>
          <w:szCs w:val="20"/>
        </w:rPr>
        <w:t xml:space="preserve">rquitectura </w:t>
      </w:r>
      <w:r>
        <w:rPr>
          <w:bCs/>
          <w:sz w:val="20"/>
          <w:szCs w:val="20"/>
        </w:rPr>
        <w:t>e</w:t>
      </w:r>
      <w:r w:rsidRPr="00904AA5">
        <w:rPr>
          <w:bCs/>
          <w:sz w:val="20"/>
          <w:szCs w:val="20"/>
        </w:rPr>
        <w:t>mpresarial</w:t>
      </w:r>
      <w:r>
        <w:rPr>
          <w:bCs/>
          <w:sz w:val="20"/>
          <w:szCs w:val="20"/>
        </w:rPr>
        <w:t xml:space="preserve"> </w:t>
      </w:r>
      <w:r w:rsidRPr="0086353E">
        <w:rPr>
          <w:bCs/>
          <w:sz w:val="20"/>
          <w:szCs w:val="20"/>
        </w:rPr>
        <w:t>MinTIC (s.f.).</w:t>
      </w:r>
    </w:p>
    <w:p w:rsidRPr="0086353E" w:rsidR="000E428C" w:rsidP="0075352B" w:rsidRDefault="000E428C" w14:paraId="10DE1156" w14:textId="77777777">
      <w:pPr>
        <w:pBdr>
          <w:top w:val="nil"/>
          <w:left w:val="nil"/>
          <w:bottom w:val="nil"/>
          <w:right w:val="nil"/>
          <w:between w:val="nil"/>
        </w:pBdr>
        <w:snapToGrid w:val="0"/>
        <w:jc w:val="both"/>
        <w:rPr>
          <w:rStyle w:val="Hipervnculo"/>
          <w:bCs/>
          <w:color w:val="auto"/>
          <w:sz w:val="20"/>
          <w:szCs w:val="20"/>
          <w:u w:val="none"/>
        </w:rPr>
      </w:pPr>
    </w:p>
    <w:p w:rsidR="000E428C" w:rsidP="00BA059C" w:rsidRDefault="000E428C" w14:paraId="079F045F" w14:textId="1588AC4F">
      <w:pPr>
        <w:pStyle w:val="Prrafodelista"/>
        <w:numPr>
          <w:ilvl w:val="0"/>
          <w:numId w:val="6"/>
        </w:numPr>
        <w:snapToGrid w:val="0"/>
        <w:ind w:left="1560" w:hanging="284"/>
        <w:rPr>
          <w:sz w:val="20"/>
          <w:szCs w:val="20"/>
        </w:rPr>
      </w:pPr>
      <w:r w:rsidRPr="00881375">
        <w:rPr>
          <w:sz w:val="20"/>
          <w:szCs w:val="20"/>
        </w:rPr>
        <w:t>Posteriormente, se</w:t>
      </w:r>
      <w:r w:rsidRPr="00881375" w:rsidR="001C2A87">
        <w:rPr>
          <w:sz w:val="20"/>
          <w:szCs w:val="20"/>
        </w:rPr>
        <w:t xml:space="preserve"> estima</w:t>
      </w:r>
      <w:r w:rsidRPr="00881375">
        <w:rPr>
          <w:sz w:val="20"/>
          <w:szCs w:val="20"/>
        </w:rPr>
        <w:t>n</w:t>
      </w:r>
      <w:r w:rsidRPr="00881375" w:rsidR="001C2A87">
        <w:rPr>
          <w:sz w:val="20"/>
          <w:szCs w:val="20"/>
        </w:rPr>
        <w:t xml:space="preserve"> los esfuerzos, </w:t>
      </w:r>
      <w:r w:rsidRPr="00881375">
        <w:rPr>
          <w:sz w:val="20"/>
          <w:szCs w:val="20"/>
        </w:rPr>
        <w:t xml:space="preserve">la </w:t>
      </w:r>
      <w:r w:rsidRPr="00881375" w:rsidR="001C2A87">
        <w:rPr>
          <w:sz w:val="20"/>
          <w:szCs w:val="20"/>
        </w:rPr>
        <w:t xml:space="preserve">duración y </w:t>
      </w:r>
      <w:r w:rsidRPr="00881375">
        <w:rPr>
          <w:sz w:val="20"/>
          <w:szCs w:val="20"/>
        </w:rPr>
        <w:t xml:space="preserve">los </w:t>
      </w:r>
      <w:r w:rsidRPr="00881375" w:rsidR="001C2A87">
        <w:rPr>
          <w:sz w:val="20"/>
          <w:szCs w:val="20"/>
        </w:rPr>
        <w:t>recursos financieros para cada componente</w:t>
      </w:r>
      <w:r w:rsidRPr="00881375">
        <w:rPr>
          <w:sz w:val="20"/>
          <w:szCs w:val="20"/>
        </w:rPr>
        <w:t xml:space="preserve">, lo cual se presenta en la </w:t>
      </w:r>
      <w:r w:rsidR="00807048">
        <w:rPr>
          <w:sz w:val="20"/>
          <w:szCs w:val="20"/>
        </w:rPr>
        <w:t xml:space="preserve">siguiente </w:t>
      </w:r>
      <w:r w:rsidRPr="00881375">
        <w:rPr>
          <w:sz w:val="20"/>
          <w:szCs w:val="20"/>
        </w:rPr>
        <w:t>tabla.</w:t>
      </w:r>
    </w:p>
    <w:p w:rsidRPr="002316A1" w:rsidR="00F8786B" w:rsidP="0075352B" w:rsidRDefault="00F8786B" w14:paraId="374712FD" w14:textId="77777777">
      <w:pPr>
        <w:snapToGrid w:val="0"/>
        <w:ind w:left="1276"/>
        <w:rPr>
          <w:sz w:val="20"/>
          <w:szCs w:val="20"/>
        </w:rPr>
      </w:pPr>
    </w:p>
    <w:p w:rsidR="003E6C0B" w:rsidP="0075352B" w:rsidRDefault="00F8786B" w14:paraId="16A00896" w14:textId="2662BE80">
      <w:pPr>
        <w:pStyle w:val="Prrafodelista"/>
        <w:snapToGrid w:val="0"/>
        <w:ind w:left="1440"/>
        <w:contextualSpacing w:val="0"/>
        <w:rPr>
          <w:bCs/>
          <w:i/>
          <w:iCs/>
          <w:sz w:val="20"/>
          <w:szCs w:val="20"/>
        </w:rPr>
      </w:pPr>
      <w:commentRangeStart w:id="156"/>
      <w:r>
        <w:rPr>
          <w:b/>
          <w:sz w:val="20"/>
          <w:szCs w:val="20"/>
        </w:rPr>
        <w:t>Tabla</w:t>
      </w:r>
      <w:r w:rsidRPr="00904AA5" w:rsidR="00AA7D72">
        <w:rPr>
          <w:b/>
          <w:sz w:val="20"/>
          <w:szCs w:val="20"/>
        </w:rPr>
        <w:t xml:space="preserve"> </w:t>
      </w:r>
      <w:r w:rsidR="00AA7D72">
        <w:rPr>
          <w:b/>
          <w:sz w:val="20"/>
          <w:szCs w:val="20"/>
        </w:rPr>
        <w:t>5</w:t>
      </w:r>
    </w:p>
    <w:p w:rsidRPr="00904AA5" w:rsidR="000E428C" w:rsidP="0075352B" w:rsidRDefault="00273ABF" w14:paraId="3EDCA579" w14:textId="7F92359D">
      <w:pPr>
        <w:pStyle w:val="Prrafodelista"/>
        <w:snapToGrid w:val="0"/>
        <w:ind w:left="1440"/>
        <w:contextualSpacing w:val="0"/>
      </w:pPr>
      <w:r>
        <w:rPr>
          <w:bCs/>
          <w:i/>
          <w:iCs/>
          <w:sz w:val="20"/>
          <w:szCs w:val="20"/>
        </w:rPr>
        <w:t>E</w:t>
      </w:r>
      <w:r w:rsidRPr="00B8516C" w:rsidR="000E428C">
        <w:rPr>
          <w:bCs/>
          <w:i/>
          <w:iCs/>
          <w:sz w:val="20"/>
          <w:szCs w:val="20"/>
        </w:rPr>
        <w:t>stimación de recursos</w:t>
      </w:r>
      <w:commentRangeEnd w:id="156"/>
      <w:r w:rsidR="003E6C0B">
        <w:rPr>
          <w:rStyle w:val="Refdecomentario"/>
        </w:rPr>
        <w:commentReference w:id="156"/>
      </w:r>
    </w:p>
    <w:tbl>
      <w:tblPr>
        <w:tblStyle w:val="Tablaconcuadrcula"/>
        <w:tblW w:w="0" w:type="auto"/>
        <w:tblInd w:w="1418" w:type="dxa"/>
        <w:tblLook w:val="04A0" w:firstRow="1" w:lastRow="0" w:firstColumn="1" w:lastColumn="0" w:noHBand="0" w:noVBand="1"/>
        <w:tblCaption w:val="Tabla 5 Estimación de recursos"/>
        <w:tblDescription w:val="En la tabla se observa el formato con ID componente: C1 y C2, con los campos sin diligenciar: Esfuerzo (día/hombre), Duración (semanas), Costo (pesos)."/>
      </w:tblPr>
      <w:tblGrid>
        <w:gridCol w:w="2190"/>
        <w:gridCol w:w="2186"/>
        <w:gridCol w:w="2124"/>
        <w:gridCol w:w="2044"/>
      </w:tblGrid>
      <w:tr w:rsidRPr="00904AA5" w:rsidR="000E428C" w:rsidTr="000E428C" w14:paraId="3E69E7DE" w14:textId="77777777">
        <w:tc>
          <w:tcPr>
            <w:tcW w:w="2490" w:type="dxa"/>
          </w:tcPr>
          <w:p w:rsidRPr="00B8516C" w:rsidR="000E428C" w:rsidP="0075352B" w:rsidRDefault="000E428C" w14:paraId="40BB4AC2" w14:textId="77777777">
            <w:pPr>
              <w:pStyle w:val="Prrafodelista"/>
              <w:snapToGrid w:val="0"/>
              <w:spacing w:line="276" w:lineRule="auto"/>
              <w:ind w:left="0"/>
              <w:contextualSpacing w:val="0"/>
              <w:jc w:val="center"/>
              <w:rPr>
                <w:b/>
                <w:noProof/>
                <w:sz w:val="20"/>
                <w:szCs w:val="20"/>
              </w:rPr>
            </w:pPr>
            <w:r w:rsidRPr="00B8516C">
              <w:rPr>
                <w:b/>
                <w:noProof/>
                <w:sz w:val="20"/>
                <w:szCs w:val="20"/>
              </w:rPr>
              <w:t>ID</w:t>
            </w:r>
          </w:p>
          <w:p w:rsidRPr="00B8516C" w:rsidR="000E428C" w:rsidP="0075352B" w:rsidRDefault="000E428C" w14:paraId="13381E78" w14:textId="18B4A8E0">
            <w:pPr>
              <w:pStyle w:val="Prrafodelista"/>
              <w:snapToGrid w:val="0"/>
              <w:spacing w:line="276" w:lineRule="auto"/>
              <w:ind w:left="0"/>
              <w:contextualSpacing w:val="0"/>
              <w:jc w:val="center"/>
              <w:rPr>
                <w:b/>
                <w:noProof/>
                <w:sz w:val="20"/>
                <w:szCs w:val="20"/>
              </w:rPr>
            </w:pPr>
            <w:r w:rsidRPr="00B8516C">
              <w:rPr>
                <w:b/>
                <w:noProof/>
                <w:sz w:val="20"/>
                <w:szCs w:val="20"/>
              </w:rPr>
              <w:t>Componente</w:t>
            </w:r>
          </w:p>
        </w:tc>
        <w:tc>
          <w:tcPr>
            <w:tcW w:w="2490" w:type="dxa"/>
          </w:tcPr>
          <w:p w:rsidRPr="00B8516C" w:rsidR="000E428C" w:rsidP="0075352B" w:rsidRDefault="000E428C" w14:paraId="6AF5A7F3" w14:textId="328F6ECF">
            <w:pPr>
              <w:pStyle w:val="Prrafodelista"/>
              <w:snapToGrid w:val="0"/>
              <w:spacing w:line="276" w:lineRule="auto"/>
              <w:ind w:left="0"/>
              <w:contextualSpacing w:val="0"/>
              <w:jc w:val="center"/>
              <w:rPr>
                <w:b/>
                <w:noProof/>
                <w:sz w:val="20"/>
                <w:szCs w:val="20"/>
              </w:rPr>
            </w:pPr>
            <w:r w:rsidRPr="00B8516C">
              <w:rPr>
                <w:b/>
                <w:noProof/>
                <w:sz w:val="20"/>
                <w:szCs w:val="20"/>
              </w:rPr>
              <w:t>Esfuerzo (día/hombre)</w:t>
            </w:r>
          </w:p>
        </w:tc>
        <w:tc>
          <w:tcPr>
            <w:tcW w:w="2491" w:type="dxa"/>
          </w:tcPr>
          <w:p w:rsidRPr="00B8516C" w:rsidR="000E428C" w:rsidP="0075352B" w:rsidRDefault="000E428C" w14:paraId="6D39049E" w14:textId="40EC2439">
            <w:pPr>
              <w:pStyle w:val="Prrafodelista"/>
              <w:snapToGrid w:val="0"/>
              <w:spacing w:line="276" w:lineRule="auto"/>
              <w:ind w:left="0"/>
              <w:contextualSpacing w:val="0"/>
              <w:jc w:val="center"/>
              <w:rPr>
                <w:b/>
                <w:noProof/>
                <w:sz w:val="20"/>
                <w:szCs w:val="20"/>
              </w:rPr>
            </w:pPr>
            <w:r w:rsidRPr="00B8516C">
              <w:rPr>
                <w:b/>
                <w:noProof/>
                <w:sz w:val="20"/>
                <w:szCs w:val="20"/>
              </w:rPr>
              <w:t>Duración (semanas)</w:t>
            </w:r>
          </w:p>
        </w:tc>
        <w:tc>
          <w:tcPr>
            <w:tcW w:w="2491" w:type="dxa"/>
          </w:tcPr>
          <w:p w:rsidRPr="00B8516C" w:rsidR="000E428C" w:rsidP="0075352B" w:rsidRDefault="000E428C" w14:paraId="28D1E2FD" w14:textId="77777777">
            <w:pPr>
              <w:pStyle w:val="Prrafodelista"/>
              <w:snapToGrid w:val="0"/>
              <w:spacing w:line="276" w:lineRule="auto"/>
              <w:ind w:left="0"/>
              <w:contextualSpacing w:val="0"/>
              <w:jc w:val="center"/>
              <w:rPr>
                <w:b/>
                <w:noProof/>
                <w:sz w:val="20"/>
                <w:szCs w:val="20"/>
              </w:rPr>
            </w:pPr>
            <w:r w:rsidRPr="00B8516C">
              <w:rPr>
                <w:b/>
                <w:noProof/>
                <w:sz w:val="20"/>
                <w:szCs w:val="20"/>
              </w:rPr>
              <w:t xml:space="preserve">Costo </w:t>
            </w:r>
          </w:p>
          <w:p w:rsidRPr="00B8516C" w:rsidR="000E428C" w:rsidP="0075352B" w:rsidRDefault="000E428C" w14:paraId="3F731E9B" w14:textId="5182FA87">
            <w:pPr>
              <w:pStyle w:val="Prrafodelista"/>
              <w:snapToGrid w:val="0"/>
              <w:spacing w:line="276" w:lineRule="auto"/>
              <w:ind w:left="0"/>
              <w:contextualSpacing w:val="0"/>
              <w:jc w:val="center"/>
              <w:rPr>
                <w:b/>
                <w:noProof/>
                <w:sz w:val="20"/>
                <w:szCs w:val="20"/>
              </w:rPr>
            </w:pPr>
            <w:r w:rsidRPr="00B8516C">
              <w:rPr>
                <w:b/>
                <w:noProof/>
                <w:sz w:val="20"/>
                <w:szCs w:val="20"/>
              </w:rPr>
              <w:t>(pesos)</w:t>
            </w:r>
          </w:p>
        </w:tc>
      </w:tr>
      <w:tr w:rsidRPr="00904AA5" w:rsidR="000E428C" w:rsidTr="000E428C" w14:paraId="11CF16E8" w14:textId="77777777">
        <w:tc>
          <w:tcPr>
            <w:tcW w:w="2490" w:type="dxa"/>
          </w:tcPr>
          <w:p w:rsidRPr="00B8516C" w:rsidR="000E428C" w:rsidP="0075352B" w:rsidRDefault="000E428C" w14:paraId="7FF0F507" w14:textId="373CA963">
            <w:pPr>
              <w:pStyle w:val="Prrafodelista"/>
              <w:snapToGrid w:val="0"/>
              <w:spacing w:line="276" w:lineRule="auto"/>
              <w:ind w:left="0"/>
              <w:contextualSpacing w:val="0"/>
              <w:rPr>
                <w:noProof/>
                <w:sz w:val="20"/>
                <w:szCs w:val="20"/>
              </w:rPr>
            </w:pPr>
            <w:r w:rsidRPr="00B8516C">
              <w:rPr>
                <w:noProof/>
                <w:sz w:val="20"/>
                <w:szCs w:val="20"/>
              </w:rPr>
              <w:t>C1</w:t>
            </w:r>
          </w:p>
        </w:tc>
        <w:tc>
          <w:tcPr>
            <w:tcW w:w="2490" w:type="dxa"/>
          </w:tcPr>
          <w:p w:rsidRPr="00B8516C" w:rsidR="000E428C" w:rsidP="0075352B" w:rsidRDefault="000E428C" w14:paraId="59F51563" w14:textId="77777777">
            <w:pPr>
              <w:pStyle w:val="Prrafodelista"/>
              <w:snapToGrid w:val="0"/>
              <w:spacing w:line="276" w:lineRule="auto"/>
              <w:ind w:left="0"/>
              <w:contextualSpacing w:val="0"/>
              <w:jc w:val="center"/>
              <w:rPr>
                <w:noProof/>
                <w:sz w:val="20"/>
                <w:szCs w:val="20"/>
              </w:rPr>
            </w:pPr>
          </w:p>
        </w:tc>
        <w:tc>
          <w:tcPr>
            <w:tcW w:w="2491" w:type="dxa"/>
          </w:tcPr>
          <w:p w:rsidRPr="00B8516C" w:rsidR="000E428C" w:rsidP="0075352B" w:rsidRDefault="000E428C" w14:paraId="2A425CF2" w14:textId="77777777">
            <w:pPr>
              <w:pStyle w:val="Prrafodelista"/>
              <w:snapToGrid w:val="0"/>
              <w:spacing w:line="276" w:lineRule="auto"/>
              <w:ind w:left="0"/>
              <w:contextualSpacing w:val="0"/>
              <w:jc w:val="center"/>
              <w:rPr>
                <w:noProof/>
                <w:sz w:val="20"/>
                <w:szCs w:val="20"/>
              </w:rPr>
            </w:pPr>
          </w:p>
        </w:tc>
        <w:tc>
          <w:tcPr>
            <w:tcW w:w="2491" w:type="dxa"/>
          </w:tcPr>
          <w:p w:rsidRPr="00B8516C" w:rsidR="000E428C" w:rsidP="0075352B" w:rsidRDefault="000E428C" w14:paraId="4EF46B8E" w14:textId="77777777">
            <w:pPr>
              <w:pStyle w:val="Prrafodelista"/>
              <w:snapToGrid w:val="0"/>
              <w:spacing w:line="276" w:lineRule="auto"/>
              <w:ind w:left="0"/>
              <w:contextualSpacing w:val="0"/>
              <w:jc w:val="center"/>
              <w:rPr>
                <w:noProof/>
                <w:sz w:val="20"/>
                <w:szCs w:val="20"/>
              </w:rPr>
            </w:pPr>
          </w:p>
        </w:tc>
      </w:tr>
      <w:tr w:rsidRPr="00904AA5" w:rsidR="000E428C" w:rsidTr="000E428C" w14:paraId="2D3BCDD9" w14:textId="77777777">
        <w:tc>
          <w:tcPr>
            <w:tcW w:w="2490" w:type="dxa"/>
          </w:tcPr>
          <w:p w:rsidRPr="00B8516C" w:rsidR="000E428C" w:rsidP="0075352B" w:rsidRDefault="000E428C" w14:paraId="50AE8079" w14:textId="4DF8FBC0">
            <w:pPr>
              <w:pStyle w:val="Prrafodelista"/>
              <w:snapToGrid w:val="0"/>
              <w:spacing w:line="276" w:lineRule="auto"/>
              <w:ind w:left="0"/>
              <w:contextualSpacing w:val="0"/>
              <w:rPr>
                <w:noProof/>
                <w:sz w:val="20"/>
                <w:szCs w:val="20"/>
              </w:rPr>
            </w:pPr>
            <w:r w:rsidRPr="00B8516C">
              <w:rPr>
                <w:noProof/>
                <w:sz w:val="20"/>
                <w:szCs w:val="20"/>
              </w:rPr>
              <w:t>C2</w:t>
            </w:r>
          </w:p>
        </w:tc>
        <w:tc>
          <w:tcPr>
            <w:tcW w:w="2490" w:type="dxa"/>
          </w:tcPr>
          <w:p w:rsidRPr="00B8516C" w:rsidR="000E428C" w:rsidP="0075352B" w:rsidRDefault="000E428C" w14:paraId="518372A7" w14:textId="77777777">
            <w:pPr>
              <w:pStyle w:val="Prrafodelista"/>
              <w:snapToGrid w:val="0"/>
              <w:spacing w:line="276" w:lineRule="auto"/>
              <w:ind w:left="0"/>
              <w:contextualSpacing w:val="0"/>
              <w:jc w:val="center"/>
              <w:rPr>
                <w:noProof/>
                <w:sz w:val="20"/>
                <w:szCs w:val="20"/>
              </w:rPr>
            </w:pPr>
          </w:p>
        </w:tc>
        <w:tc>
          <w:tcPr>
            <w:tcW w:w="2491" w:type="dxa"/>
          </w:tcPr>
          <w:p w:rsidRPr="00B8516C" w:rsidR="000E428C" w:rsidP="0075352B" w:rsidRDefault="000E428C" w14:paraId="3AD2628F" w14:textId="77777777">
            <w:pPr>
              <w:pStyle w:val="Prrafodelista"/>
              <w:snapToGrid w:val="0"/>
              <w:spacing w:line="276" w:lineRule="auto"/>
              <w:ind w:left="0"/>
              <w:contextualSpacing w:val="0"/>
              <w:jc w:val="center"/>
              <w:rPr>
                <w:noProof/>
                <w:sz w:val="20"/>
                <w:szCs w:val="20"/>
              </w:rPr>
            </w:pPr>
          </w:p>
        </w:tc>
        <w:tc>
          <w:tcPr>
            <w:tcW w:w="2491" w:type="dxa"/>
          </w:tcPr>
          <w:p w:rsidRPr="00B8516C" w:rsidR="000E428C" w:rsidP="0075352B" w:rsidRDefault="000E428C" w14:paraId="341BE563" w14:textId="77777777">
            <w:pPr>
              <w:pStyle w:val="Prrafodelista"/>
              <w:snapToGrid w:val="0"/>
              <w:spacing w:line="276" w:lineRule="auto"/>
              <w:ind w:left="0"/>
              <w:contextualSpacing w:val="0"/>
              <w:jc w:val="center"/>
              <w:rPr>
                <w:noProof/>
                <w:sz w:val="20"/>
                <w:szCs w:val="20"/>
              </w:rPr>
            </w:pPr>
          </w:p>
        </w:tc>
      </w:tr>
    </w:tbl>
    <w:p w:rsidRPr="0086353E" w:rsidR="008C479A" w:rsidP="0075352B" w:rsidRDefault="008C479A" w14:paraId="4763D76E" w14:textId="77777777">
      <w:pPr>
        <w:pBdr>
          <w:top w:val="nil"/>
          <w:left w:val="nil"/>
          <w:bottom w:val="nil"/>
          <w:right w:val="nil"/>
          <w:between w:val="nil"/>
        </w:pBdr>
        <w:snapToGrid w:val="0"/>
        <w:ind w:left="1276"/>
        <w:jc w:val="both"/>
        <w:rPr>
          <w:rStyle w:val="Hipervnculo"/>
          <w:bCs/>
          <w:sz w:val="20"/>
          <w:szCs w:val="20"/>
        </w:rPr>
      </w:pPr>
      <w:r>
        <w:rPr>
          <w:bCs/>
          <w:sz w:val="20"/>
          <w:szCs w:val="20"/>
        </w:rPr>
        <w:t>Nota. Tomado y adaptado de</w:t>
      </w:r>
      <w:r w:rsidRPr="0086353E">
        <w:rPr>
          <w:bCs/>
          <w:sz w:val="20"/>
          <w:szCs w:val="20"/>
        </w:rPr>
        <w:t xml:space="preserve"> </w:t>
      </w:r>
      <w:r>
        <w:rPr>
          <w:bCs/>
          <w:sz w:val="20"/>
          <w:szCs w:val="20"/>
        </w:rPr>
        <w:t xml:space="preserve">la </w:t>
      </w:r>
      <w:r w:rsidRPr="00904AA5">
        <w:rPr>
          <w:bCs/>
          <w:sz w:val="20"/>
          <w:szCs w:val="20"/>
        </w:rPr>
        <w:t xml:space="preserve">Guía general de un proceso de </w:t>
      </w:r>
      <w:r>
        <w:rPr>
          <w:bCs/>
          <w:sz w:val="20"/>
          <w:szCs w:val="20"/>
        </w:rPr>
        <w:t>a</w:t>
      </w:r>
      <w:r w:rsidRPr="00904AA5">
        <w:rPr>
          <w:bCs/>
          <w:sz w:val="20"/>
          <w:szCs w:val="20"/>
        </w:rPr>
        <w:t xml:space="preserve">rquitectura </w:t>
      </w:r>
      <w:r>
        <w:rPr>
          <w:bCs/>
          <w:sz w:val="20"/>
          <w:szCs w:val="20"/>
        </w:rPr>
        <w:t>e</w:t>
      </w:r>
      <w:r w:rsidRPr="00904AA5">
        <w:rPr>
          <w:bCs/>
          <w:sz w:val="20"/>
          <w:szCs w:val="20"/>
        </w:rPr>
        <w:t>mpresarial</w:t>
      </w:r>
      <w:r>
        <w:rPr>
          <w:bCs/>
          <w:sz w:val="20"/>
          <w:szCs w:val="20"/>
        </w:rPr>
        <w:t xml:space="preserve"> </w:t>
      </w:r>
      <w:r w:rsidRPr="0086353E">
        <w:rPr>
          <w:bCs/>
          <w:sz w:val="20"/>
          <w:szCs w:val="20"/>
        </w:rPr>
        <w:t xml:space="preserve">MinTIC (s.f.). </w:t>
      </w:r>
      <w:r w:rsidRPr="009D617B">
        <w:rPr>
          <w:bCs/>
          <w:sz w:val="20"/>
          <w:szCs w:val="20"/>
        </w:rPr>
        <w:t xml:space="preserve"> </w:t>
      </w:r>
    </w:p>
    <w:p w:rsidRPr="0086353E" w:rsidR="00874C3B" w:rsidP="0075352B" w:rsidRDefault="00874C3B" w14:paraId="71BB60E7" w14:textId="3C8166D1">
      <w:pPr>
        <w:pBdr>
          <w:top w:val="nil"/>
          <w:left w:val="nil"/>
          <w:bottom w:val="nil"/>
          <w:right w:val="nil"/>
          <w:between w:val="nil"/>
        </w:pBdr>
        <w:snapToGrid w:val="0"/>
        <w:jc w:val="both"/>
        <w:rPr>
          <w:bCs/>
          <w:sz w:val="20"/>
          <w:szCs w:val="20"/>
        </w:rPr>
      </w:pPr>
    </w:p>
    <w:p w:rsidR="001C2A87" w:rsidP="00BA059C" w:rsidRDefault="00D867D5" w14:paraId="22BB0390" w14:textId="16D62991">
      <w:pPr>
        <w:pStyle w:val="Prrafodelista"/>
        <w:numPr>
          <w:ilvl w:val="0"/>
          <w:numId w:val="6"/>
        </w:numPr>
        <w:pBdr>
          <w:top w:val="nil"/>
          <w:left w:val="nil"/>
          <w:bottom w:val="nil"/>
          <w:right w:val="nil"/>
          <w:between w:val="nil"/>
        </w:pBdr>
        <w:snapToGrid w:val="0"/>
        <w:ind w:left="1276" w:firstLine="0"/>
        <w:jc w:val="both"/>
        <w:rPr>
          <w:sz w:val="20"/>
          <w:szCs w:val="20"/>
        </w:rPr>
      </w:pPr>
      <w:r w:rsidRPr="00881375">
        <w:rPr>
          <w:bCs/>
          <w:sz w:val="20"/>
          <w:szCs w:val="20"/>
        </w:rPr>
        <w:t>F</w:t>
      </w:r>
      <w:r w:rsidRPr="00881375" w:rsidR="001C2A87">
        <w:rPr>
          <w:sz w:val="20"/>
          <w:szCs w:val="20"/>
        </w:rPr>
        <w:t>inalmente</w:t>
      </w:r>
      <w:r w:rsidRPr="00881375">
        <w:rPr>
          <w:sz w:val="20"/>
          <w:szCs w:val="20"/>
        </w:rPr>
        <w:t>,</w:t>
      </w:r>
      <w:r w:rsidRPr="00881375" w:rsidR="001C2A87">
        <w:rPr>
          <w:sz w:val="20"/>
          <w:szCs w:val="20"/>
        </w:rPr>
        <w:t xml:space="preserve"> se prioriza</w:t>
      </w:r>
      <w:r w:rsidRPr="00881375">
        <w:rPr>
          <w:sz w:val="20"/>
          <w:szCs w:val="20"/>
        </w:rPr>
        <w:t>n</w:t>
      </w:r>
      <w:r w:rsidRPr="00881375" w:rsidR="001C2A87">
        <w:rPr>
          <w:sz w:val="20"/>
          <w:szCs w:val="20"/>
        </w:rPr>
        <w:t xml:space="preserve"> los componentes de solución a partir de los criteri</w:t>
      </w:r>
      <w:r w:rsidRPr="00881375" w:rsidR="001D66BE">
        <w:rPr>
          <w:sz w:val="20"/>
          <w:szCs w:val="20"/>
        </w:rPr>
        <w:t>os institucionales, de acuerdo con</w:t>
      </w:r>
      <w:r w:rsidRPr="00881375" w:rsidR="001C2A87">
        <w:rPr>
          <w:sz w:val="20"/>
          <w:szCs w:val="20"/>
        </w:rPr>
        <w:t xml:space="preserve"> la </w:t>
      </w:r>
      <w:r w:rsidR="001B0630">
        <w:rPr>
          <w:sz w:val="20"/>
          <w:szCs w:val="20"/>
        </w:rPr>
        <w:t xml:space="preserve">siguiente </w:t>
      </w:r>
      <w:r w:rsidRPr="00881375" w:rsidR="001D66BE">
        <w:rPr>
          <w:sz w:val="20"/>
          <w:szCs w:val="20"/>
        </w:rPr>
        <w:t>tabla.</w:t>
      </w:r>
    </w:p>
    <w:p w:rsidRPr="00881375" w:rsidR="006A1E29" w:rsidP="006A1E29" w:rsidRDefault="006A1E29" w14:paraId="31056715" w14:textId="77777777">
      <w:pPr>
        <w:pStyle w:val="Prrafodelista"/>
        <w:pBdr>
          <w:top w:val="nil"/>
          <w:left w:val="nil"/>
          <w:bottom w:val="nil"/>
          <w:right w:val="nil"/>
          <w:between w:val="nil"/>
        </w:pBdr>
        <w:snapToGrid w:val="0"/>
        <w:ind w:left="1276"/>
        <w:jc w:val="both"/>
        <w:rPr>
          <w:sz w:val="20"/>
          <w:szCs w:val="20"/>
        </w:rPr>
      </w:pPr>
    </w:p>
    <w:p w:rsidR="00154332" w:rsidP="0075352B" w:rsidRDefault="00D867D5" w14:paraId="7687822B" w14:textId="271FCEE8">
      <w:pPr>
        <w:pBdr>
          <w:top w:val="nil"/>
          <w:left w:val="nil"/>
          <w:bottom w:val="nil"/>
          <w:right w:val="nil"/>
          <w:between w:val="nil"/>
        </w:pBdr>
        <w:snapToGrid w:val="0"/>
        <w:ind w:left="1276"/>
        <w:rPr>
          <w:b/>
          <w:sz w:val="20"/>
          <w:szCs w:val="20"/>
        </w:rPr>
      </w:pPr>
      <w:commentRangeStart w:id="157"/>
      <w:r w:rsidRPr="00B8516C">
        <w:rPr>
          <w:b/>
          <w:sz w:val="20"/>
          <w:szCs w:val="20"/>
        </w:rPr>
        <w:t xml:space="preserve">Tabla </w:t>
      </w:r>
      <w:r w:rsidR="00BE177B">
        <w:rPr>
          <w:b/>
          <w:sz w:val="20"/>
          <w:szCs w:val="20"/>
        </w:rPr>
        <w:t>6</w:t>
      </w:r>
      <w:r w:rsidR="00F00407">
        <w:rPr>
          <w:b/>
          <w:sz w:val="20"/>
          <w:szCs w:val="20"/>
        </w:rPr>
        <w:t xml:space="preserve"> </w:t>
      </w:r>
    </w:p>
    <w:p w:rsidRPr="00B8516C" w:rsidR="00D867D5" w:rsidP="0075352B" w:rsidRDefault="00273ABF" w14:paraId="36BA374E" w14:textId="0A517253">
      <w:pPr>
        <w:pBdr>
          <w:top w:val="nil"/>
          <w:left w:val="nil"/>
          <w:bottom w:val="nil"/>
          <w:right w:val="nil"/>
          <w:between w:val="nil"/>
        </w:pBdr>
        <w:snapToGrid w:val="0"/>
        <w:ind w:left="1276"/>
        <w:rPr>
          <w:b/>
          <w:bCs/>
          <w:sz w:val="20"/>
          <w:szCs w:val="20"/>
        </w:rPr>
      </w:pPr>
      <w:r>
        <w:rPr>
          <w:bCs/>
          <w:i/>
          <w:iCs/>
          <w:sz w:val="20"/>
          <w:szCs w:val="20"/>
        </w:rPr>
        <w:t>D</w:t>
      </w:r>
      <w:r w:rsidRPr="00B8516C" w:rsidR="00D867D5">
        <w:rPr>
          <w:bCs/>
          <w:i/>
          <w:iCs/>
          <w:sz w:val="20"/>
          <w:szCs w:val="20"/>
        </w:rPr>
        <w:t>ocumentación de criterios de priorización</w:t>
      </w:r>
      <w:commentRangeEnd w:id="157"/>
      <w:r w:rsidR="00154332">
        <w:rPr>
          <w:rStyle w:val="Refdecomentario"/>
        </w:rPr>
        <w:commentReference w:id="157"/>
      </w:r>
    </w:p>
    <w:tbl>
      <w:tblPr>
        <w:tblStyle w:val="Tablaconcuadrcula"/>
        <w:tblW w:w="0" w:type="auto"/>
        <w:tblInd w:w="1418" w:type="dxa"/>
        <w:tblLook w:val="04A0" w:firstRow="1" w:lastRow="0" w:firstColumn="1" w:lastColumn="0" w:noHBand="0" w:noVBand="1"/>
        <w:tblCaption w:val="Tabla 6 Documentación de criterios de priorización"/>
        <w:tblDescription w:val="En la tabla se observa los campos sin diligenciar: ID Componente, Criterio, Descripción, Criticidad, Riesgo, Peso."/>
      </w:tblPr>
      <w:tblGrid>
        <w:gridCol w:w="1571"/>
        <w:gridCol w:w="1365"/>
        <w:gridCol w:w="1539"/>
        <w:gridCol w:w="1450"/>
        <w:gridCol w:w="1347"/>
        <w:gridCol w:w="1272"/>
      </w:tblGrid>
      <w:tr w:rsidRPr="00904AA5" w:rsidR="00D867D5" w:rsidTr="00D867D5" w14:paraId="25AEED90" w14:textId="77777777">
        <w:tc>
          <w:tcPr>
            <w:tcW w:w="1660" w:type="dxa"/>
          </w:tcPr>
          <w:p w:rsidRPr="00B8516C" w:rsidR="00D867D5" w:rsidP="0075352B" w:rsidRDefault="00D867D5" w14:paraId="0DC27EEB" w14:textId="77777777">
            <w:pPr>
              <w:pStyle w:val="Prrafodelista"/>
              <w:snapToGrid w:val="0"/>
              <w:spacing w:line="276" w:lineRule="auto"/>
              <w:ind w:left="0"/>
              <w:contextualSpacing w:val="0"/>
              <w:jc w:val="center"/>
              <w:rPr>
                <w:b/>
                <w:sz w:val="20"/>
                <w:szCs w:val="20"/>
              </w:rPr>
            </w:pPr>
            <w:r w:rsidRPr="00B8516C">
              <w:rPr>
                <w:b/>
                <w:sz w:val="20"/>
                <w:szCs w:val="20"/>
              </w:rPr>
              <w:t>ID</w:t>
            </w:r>
          </w:p>
          <w:p w:rsidRPr="00B8516C" w:rsidR="00D867D5" w:rsidP="0075352B" w:rsidRDefault="00D867D5" w14:paraId="6F9A113E" w14:textId="0A2E63FC">
            <w:pPr>
              <w:pStyle w:val="Prrafodelista"/>
              <w:snapToGrid w:val="0"/>
              <w:spacing w:line="276" w:lineRule="auto"/>
              <w:ind w:left="0"/>
              <w:contextualSpacing w:val="0"/>
              <w:jc w:val="center"/>
              <w:rPr>
                <w:b/>
                <w:sz w:val="20"/>
                <w:szCs w:val="20"/>
              </w:rPr>
            </w:pPr>
            <w:r w:rsidRPr="00B8516C">
              <w:rPr>
                <w:b/>
                <w:sz w:val="20"/>
                <w:szCs w:val="20"/>
              </w:rPr>
              <w:lastRenderedPageBreak/>
              <w:t>Componente</w:t>
            </w:r>
          </w:p>
        </w:tc>
        <w:tc>
          <w:tcPr>
            <w:tcW w:w="1660" w:type="dxa"/>
          </w:tcPr>
          <w:p w:rsidRPr="00B8516C" w:rsidR="00D867D5" w:rsidP="0075352B" w:rsidRDefault="00D867D5" w14:paraId="049465D2" w14:textId="3F510F2C">
            <w:pPr>
              <w:pStyle w:val="Prrafodelista"/>
              <w:snapToGrid w:val="0"/>
              <w:spacing w:line="276" w:lineRule="auto"/>
              <w:ind w:left="0"/>
              <w:contextualSpacing w:val="0"/>
              <w:jc w:val="center"/>
              <w:rPr>
                <w:b/>
                <w:sz w:val="20"/>
                <w:szCs w:val="20"/>
              </w:rPr>
            </w:pPr>
            <w:r w:rsidRPr="00B8516C">
              <w:rPr>
                <w:b/>
                <w:sz w:val="20"/>
                <w:szCs w:val="20"/>
              </w:rPr>
              <w:lastRenderedPageBreak/>
              <w:t>Criterio</w:t>
            </w:r>
          </w:p>
        </w:tc>
        <w:tc>
          <w:tcPr>
            <w:tcW w:w="1660" w:type="dxa"/>
          </w:tcPr>
          <w:p w:rsidRPr="00B8516C" w:rsidR="00D867D5" w:rsidP="0075352B" w:rsidRDefault="00D867D5" w14:paraId="4C12EB27" w14:textId="3B7E7802">
            <w:pPr>
              <w:pStyle w:val="Prrafodelista"/>
              <w:snapToGrid w:val="0"/>
              <w:spacing w:line="276" w:lineRule="auto"/>
              <w:ind w:left="0"/>
              <w:contextualSpacing w:val="0"/>
              <w:jc w:val="center"/>
              <w:rPr>
                <w:b/>
                <w:sz w:val="20"/>
                <w:szCs w:val="20"/>
              </w:rPr>
            </w:pPr>
            <w:r w:rsidRPr="00B8516C">
              <w:rPr>
                <w:b/>
                <w:sz w:val="20"/>
                <w:szCs w:val="20"/>
              </w:rPr>
              <w:t>Descripción</w:t>
            </w:r>
          </w:p>
        </w:tc>
        <w:tc>
          <w:tcPr>
            <w:tcW w:w="1660" w:type="dxa"/>
          </w:tcPr>
          <w:p w:rsidRPr="00B8516C" w:rsidR="00D867D5" w:rsidP="0075352B" w:rsidRDefault="00D867D5" w14:paraId="0CD4040C" w14:textId="606C7AD4">
            <w:pPr>
              <w:pStyle w:val="Prrafodelista"/>
              <w:snapToGrid w:val="0"/>
              <w:spacing w:line="276" w:lineRule="auto"/>
              <w:ind w:left="0"/>
              <w:contextualSpacing w:val="0"/>
              <w:jc w:val="center"/>
              <w:rPr>
                <w:b/>
                <w:sz w:val="20"/>
                <w:szCs w:val="20"/>
              </w:rPr>
            </w:pPr>
            <w:r w:rsidRPr="00B8516C">
              <w:rPr>
                <w:b/>
                <w:sz w:val="20"/>
                <w:szCs w:val="20"/>
              </w:rPr>
              <w:t>Criticidad</w:t>
            </w:r>
          </w:p>
        </w:tc>
        <w:tc>
          <w:tcPr>
            <w:tcW w:w="1661" w:type="dxa"/>
          </w:tcPr>
          <w:p w:rsidRPr="00B8516C" w:rsidR="00D867D5" w:rsidP="0075352B" w:rsidRDefault="00D867D5" w14:paraId="3CAC01C6" w14:textId="44859875">
            <w:pPr>
              <w:pStyle w:val="Prrafodelista"/>
              <w:snapToGrid w:val="0"/>
              <w:spacing w:line="276" w:lineRule="auto"/>
              <w:ind w:left="0"/>
              <w:contextualSpacing w:val="0"/>
              <w:jc w:val="center"/>
              <w:rPr>
                <w:b/>
                <w:sz w:val="20"/>
                <w:szCs w:val="20"/>
              </w:rPr>
            </w:pPr>
            <w:r w:rsidRPr="00B8516C">
              <w:rPr>
                <w:b/>
                <w:sz w:val="20"/>
                <w:szCs w:val="20"/>
              </w:rPr>
              <w:t>Riesgo</w:t>
            </w:r>
          </w:p>
        </w:tc>
        <w:tc>
          <w:tcPr>
            <w:tcW w:w="1661" w:type="dxa"/>
          </w:tcPr>
          <w:p w:rsidRPr="00B8516C" w:rsidR="00D867D5" w:rsidP="0075352B" w:rsidRDefault="00D867D5" w14:paraId="2DCCD25C" w14:textId="598F6938">
            <w:pPr>
              <w:pStyle w:val="Prrafodelista"/>
              <w:snapToGrid w:val="0"/>
              <w:spacing w:line="276" w:lineRule="auto"/>
              <w:ind w:left="0"/>
              <w:contextualSpacing w:val="0"/>
              <w:jc w:val="center"/>
              <w:rPr>
                <w:b/>
                <w:sz w:val="20"/>
                <w:szCs w:val="20"/>
              </w:rPr>
            </w:pPr>
            <w:r w:rsidRPr="00B8516C">
              <w:rPr>
                <w:b/>
                <w:sz w:val="20"/>
                <w:szCs w:val="20"/>
              </w:rPr>
              <w:t>Peso</w:t>
            </w:r>
          </w:p>
        </w:tc>
      </w:tr>
      <w:tr w:rsidRPr="00904AA5" w:rsidR="00D867D5" w:rsidTr="00D867D5" w14:paraId="63894E5B" w14:textId="77777777">
        <w:tc>
          <w:tcPr>
            <w:tcW w:w="1660" w:type="dxa"/>
          </w:tcPr>
          <w:p w:rsidRPr="0086353E" w:rsidR="00D867D5" w:rsidP="0075352B" w:rsidRDefault="00D867D5" w14:paraId="42DC747F" w14:textId="77777777">
            <w:pPr>
              <w:pStyle w:val="Prrafodelista"/>
              <w:snapToGrid w:val="0"/>
              <w:spacing w:line="276" w:lineRule="auto"/>
              <w:ind w:left="0"/>
              <w:contextualSpacing w:val="0"/>
              <w:jc w:val="center"/>
              <w:rPr>
                <w:b/>
                <w:sz w:val="20"/>
                <w:szCs w:val="20"/>
              </w:rPr>
            </w:pPr>
          </w:p>
        </w:tc>
        <w:tc>
          <w:tcPr>
            <w:tcW w:w="1660" w:type="dxa"/>
          </w:tcPr>
          <w:p w:rsidRPr="0086353E" w:rsidR="00D867D5" w:rsidP="0075352B" w:rsidRDefault="00D867D5" w14:paraId="1E6DF50B" w14:textId="77777777">
            <w:pPr>
              <w:pStyle w:val="Prrafodelista"/>
              <w:snapToGrid w:val="0"/>
              <w:spacing w:line="276" w:lineRule="auto"/>
              <w:ind w:left="0"/>
              <w:contextualSpacing w:val="0"/>
              <w:jc w:val="center"/>
              <w:rPr>
                <w:b/>
                <w:sz w:val="20"/>
                <w:szCs w:val="20"/>
              </w:rPr>
            </w:pPr>
          </w:p>
        </w:tc>
        <w:tc>
          <w:tcPr>
            <w:tcW w:w="1660" w:type="dxa"/>
          </w:tcPr>
          <w:p w:rsidRPr="00904AA5" w:rsidR="00D867D5" w:rsidP="0075352B" w:rsidRDefault="00D867D5" w14:paraId="7B5E76B7" w14:textId="77777777">
            <w:pPr>
              <w:pStyle w:val="Prrafodelista"/>
              <w:snapToGrid w:val="0"/>
              <w:spacing w:line="276" w:lineRule="auto"/>
              <w:ind w:left="0"/>
              <w:contextualSpacing w:val="0"/>
              <w:jc w:val="center"/>
              <w:rPr>
                <w:b/>
                <w:sz w:val="20"/>
                <w:szCs w:val="20"/>
              </w:rPr>
            </w:pPr>
          </w:p>
        </w:tc>
        <w:tc>
          <w:tcPr>
            <w:tcW w:w="1660" w:type="dxa"/>
          </w:tcPr>
          <w:p w:rsidRPr="00904AA5" w:rsidR="00D867D5" w:rsidP="0075352B" w:rsidRDefault="00D867D5" w14:paraId="71FD54DF" w14:textId="77777777">
            <w:pPr>
              <w:pStyle w:val="Prrafodelista"/>
              <w:snapToGrid w:val="0"/>
              <w:spacing w:line="276" w:lineRule="auto"/>
              <w:ind w:left="0"/>
              <w:contextualSpacing w:val="0"/>
              <w:jc w:val="center"/>
              <w:rPr>
                <w:b/>
                <w:sz w:val="20"/>
                <w:szCs w:val="20"/>
              </w:rPr>
            </w:pPr>
          </w:p>
        </w:tc>
        <w:tc>
          <w:tcPr>
            <w:tcW w:w="1661" w:type="dxa"/>
          </w:tcPr>
          <w:p w:rsidRPr="00904AA5" w:rsidR="00D867D5" w:rsidP="0075352B" w:rsidRDefault="00D867D5" w14:paraId="1EADDBBC" w14:textId="77777777">
            <w:pPr>
              <w:pStyle w:val="Prrafodelista"/>
              <w:snapToGrid w:val="0"/>
              <w:spacing w:line="276" w:lineRule="auto"/>
              <w:ind w:left="0"/>
              <w:contextualSpacing w:val="0"/>
              <w:jc w:val="center"/>
              <w:rPr>
                <w:b/>
                <w:sz w:val="20"/>
                <w:szCs w:val="20"/>
              </w:rPr>
            </w:pPr>
          </w:p>
        </w:tc>
        <w:tc>
          <w:tcPr>
            <w:tcW w:w="1661" w:type="dxa"/>
          </w:tcPr>
          <w:p w:rsidRPr="00904AA5" w:rsidR="00D867D5" w:rsidP="0075352B" w:rsidRDefault="00D867D5" w14:paraId="0ED3845B" w14:textId="77777777">
            <w:pPr>
              <w:pStyle w:val="Prrafodelista"/>
              <w:snapToGrid w:val="0"/>
              <w:spacing w:line="276" w:lineRule="auto"/>
              <w:ind w:left="0"/>
              <w:contextualSpacing w:val="0"/>
              <w:jc w:val="center"/>
              <w:rPr>
                <w:b/>
                <w:sz w:val="20"/>
                <w:szCs w:val="20"/>
              </w:rPr>
            </w:pPr>
          </w:p>
        </w:tc>
      </w:tr>
      <w:tr w:rsidRPr="00904AA5" w:rsidR="00D867D5" w:rsidTr="00D867D5" w14:paraId="0BD304BA" w14:textId="77777777">
        <w:tc>
          <w:tcPr>
            <w:tcW w:w="1660" w:type="dxa"/>
          </w:tcPr>
          <w:p w:rsidRPr="0086353E" w:rsidR="00D867D5" w:rsidP="0075352B" w:rsidRDefault="00D867D5" w14:paraId="258FD4D9" w14:textId="77777777">
            <w:pPr>
              <w:pStyle w:val="Prrafodelista"/>
              <w:snapToGrid w:val="0"/>
              <w:spacing w:line="276" w:lineRule="auto"/>
              <w:ind w:left="0"/>
              <w:contextualSpacing w:val="0"/>
              <w:jc w:val="center"/>
              <w:rPr>
                <w:b/>
                <w:sz w:val="20"/>
                <w:szCs w:val="20"/>
              </w:rPr>
            </w:pPr>
          </w:p>
        </w:tc>
        <w:tc>
          <w:tcPr>
            <w:tcW w:w="1660" w:type="dxa"/>
          </w:tcPr>
          <w:p w:rsidRPr="0086353E" w:rsidR="00D867D5" w:rsidP="0075352B" w:rsidRDefault="00D867D5" w14:paraId="19E54FDE" w14:textId="77777777">
            <w:pPr>
              <w:pStyle w:val="Prrafodelista"/>
              <w:snapToGrid w:val="0"/>
              <w:spacing w:line="276" w:lineRule="auto"/>
              <w:ind w:left="0"/>
              <w:contextualSpacing w:val="0"/>
              <w:jc w:val="center"/>
              <w:rPr>
                <w:b/>
                <w:sz w:val="20"/>
                <w:szCs w:val="20"/>
              </w:rPr>
            </w:pPr>
          </w:p>
        </w:tc>
        <w:tc>
          <w:tcPr>
            <w:tcW w:w="1660" w:type="dxa"/>
          </w:tcPr>
          <w:p w:rsidRPr="00904AA5" w:rsidR="00D867D5" w:rsidP="0075352B" w:rsidRDefault="00D867D5" w14:paraId="0D35B29F" w14:textId="77777777">
            <w:pPr>
              <w:pStyle w:val="Prrafodelista"/>
              <w:snapToGrid w:val="0"/>
              <w:spacing w:line="276" w:lineRule="auto"/>
              <w:ind w:left="0"/>
              <w:contextualSpacing w:val="0"/>
              <w:jc w:val="center"/>
              <w:rPr>
                <w:b/>
                <w:sz w:val="20"/>
                <w:szCs w:val="20"/>
              </w:rPr>
            </w:pPr>
          </w:p>
        </w:tc>
        <w:tc>
          <w:tcPr>
            <w:tcW w:w="1660" w:type="dxa"/>
          </w:tcPr>
          <w:p w:rsidRPr="00904AA5" w:rsidR="00D867D5" w:rsidP="0075352B" w:rsidRDefault="00D867D5" w14:paraId="60122F5D" w14:textId="77777777">
            <w:pPr>
              <w:pStyle w:val="Prrafodelista"/>
              <w:snapToGrid w:val="0"/>
              <w:spacing w:line="276" w:lineRule="auto"/>
              <w:ind w:left="0"/>
              <w:contextualSpacing w:val="0"/>
              <w:jc w:val="center"/>
              <w:rPr>
                <w:b/>
                <w:sz w:val="20"/>
                <w:szCs w:val="20"/>
              </w:rPr>
            </w:pPr>
          </w:p>
        </w:tc>
        <w:tc>
          <w:tcPr>
            <w:tcW w:w="1661" w:type="dxa"/>
          </w:tcPr>
          <w:p w:rsidRPr="00904AA5" w:rsidR="00D867D5" w:rsidP="0075352B" w:rsidRDefault="00D867D5" w14:paraId="34AFE611" w14:textId="77777777">
            <w:pPr>
              <w:pStyle w:val="Prrafodelista"/>
              <w:snapToGrid w:val="0"/>
              <w:spacing w:line="276" w:lineRule="auto"/>
              <w:ind w:left="0"/>
              <w:contextualSpacing w:val="0"/>
              <w:jc w:val="center"/>
              <w:rPr>
                <w:b/>
                <w:sz w:val="20"/>
                <w:szCs w:val="20"/>
              </w:rPr>
            </w:pPr>
          </w:p>
        </w:tc>
        <w:tc>
          <w:tcPr>
            <w:tcW w:w="1661" w:type="dxa"/>
          </w:tcPr>
          <w:p w:rsidRPr="00904AA5" w:rsidR="00D867D5" w:rsidP="0075352B" w:rsidRDefault="00D867D5" w14:paraId="5B19E780" w14:textId="77777777">
            <w:pPr>
              <w:pStyle w:val="Prrafodelista"/>
              <w:snapToGrid w:val="0"/>
              <w:spacing w:line="276" w:lineRule="auto"/>
              <w:ind w:left="0"/>
              <w:contextualSpacing w:val="0"/>
              <w:jc w:val="center"/>
              <w:rPr>
                <w:b/>
                <w:sz w:val="20"/>
                <w:szCs w:val="20"/>
              </w:rPr>
            </w:pPr>
          </w:p>
        </w:tc>
      </w:tr>
    </w:tbl>
    <w:p w:rsidRPr="0086353E" w:rsidR="00D867D5" w:rsidP="0075352B" w:rsidRDefault="00D867D5" w14:paraId="09B87904" w14:textId="77777777">
      <w:pPr>
        <w:pStyle w:val="Prrafodelista"/>
        <w:pBdr>
          <w:top w:val="nil"/>
          <w:left w:val="nil"/>
          <w:bottom w:val="nil"/>
          <w:right w:val="nil"/>
          <w:between w:val="nil"/>
        </w:pBdr>
        <w:snapToGrid w:val="0"/>
        <w:ind w:left="1418"/>
        <w:contextualSpacing w:val="0"/>
        <w:jc w:val="center"/>
        <w:rPr>
          <w:b/>
          <w:sz w:val="20"/>
          <w:szCs w:val="20"/>
        </w:rPr>
      </w:pPr>
    </w:p>
    <w:p w:rsidR="00410DF5" w:rsidP="0075352B" w:rsidRDefault="00410DF5" w14:paraId="0A45ED99" w14:textId="2F9333A0">
      <w:pPr>
        <w:pBdr>
          <w:top w:val="nil"/>
          <w:left w:val="nil"/>
          <w:bottom w:val="nil"/>
          <w:right w:val="nil"/>
          <w:between w:val="nil"/>
        </w:pBdr>
        <w:snapToGrid w:val="0"/>
        <w:ind w:left="1276"/>
        <w:jc w:val="both"/>
        <w:rPr>
          <w:bCs/>
          <w:sz w:val="20"/>
          <w:szCs w:val="20"/>
        </w:rPr>
      </w:pPr>
      <w:r>
        <w:rPr>
          <w:bCs/>
          <w:sz w:val="20"/>
          <w:szCs w:val="20"/>
        </w:rPr>
        <w:t>Nota. Tomado y adaptado de</w:t>
      </w:r>
      <w:r w:rsidRPr="0086353E">
        <w:rPr>
          <w:bCs/>
          <w:sz w:val="20"/>
          <w:szCs w:val="20"/>
        </w:rPr>
        <w:t xml:space="preserve"> </w:t>
      </w:r>
      <w:r>
        <w:rPr>
          <w:bCs/>
          <w:sz w:val="20"/>
          <w:szCs w:val="20"/>
        </w:rPr>
        <w:t xml:space="preserve">la </w:t>
      </w:r>
      <w:r w:rsidRPr="00904AA5">
        <w:rPr>
          <w:bCs/>
          <w:sz w:val="20"/>
          <w:szCs w:val="20"/>
        </w:rPr>
        <w:t xml:space="preserve">Guía general de un proceso de </w:t>
      </w:r>
      <w:r>
        <w:rPr>
          <w:bCs/>
          <w:sz w:val="20"/>
          <w:szCs w:val="20"/>
        </w:rPr>
        <w:t>a</w:t>
      </w:r>
      <w:r w:rsidRPr="00904AA5">
        <w:rPr>
          <w:bCs/>
          <w:sz w:val="20"/>
          <w:szCs w:val="20"/>
        </w:rPr>
        <w:t xml:space="preserve">rquitectura </w:t>
      </w:r>
      <w:r>
        <w:rPr>
          <w:bCs/>
          <w:sz w:val="20"/>
          <w:szCs w:val="20"/>
        </w:rPr>
        <w:t>e</w:t>
      </w:r>
      <w:r w:rsidRPr="00904AA5">
        <w:rPr>
          <w:bCs/>
          <w:sz w:val="20"/>
          <w:szCs w:val="20"/>
        </w:rPr>
        <w:t>mpresarial</w:t>
      </w:r>
      <w:r>
        <w:rPr>
          <w:bCs/>
          <w:sz w:val="20"/>
          <w:szCs w:val="20"/>
        </w:rPr>
        <w:t xml:space="preserve"> </w:t>
      </w:r>
      <w:r w:rsidRPr="0086353E">
        <w:rPr>
          <w:bCs/>
          <w:sz w:val="20"/>
          <w:szCs w:val="20"/>
        </w:rPr>
        <w:t>MinTIC (s.f.).</w:t>
      </w:r>
    </w:p>
    <w:p w:rsidRPr="002316A1" w:rsidR="006A1E29" w:rsidP="0075352B" w:rsidRDefault="006A1E29" w14:paraId="3D30533F" w14:textId="77777777">
      <w:pPr>
        <w:pBdr>
          <w:top w:val="nil"/>
          <w:left w:val="nil"/>
          <w:bottom w:val="nil"/>
          <w:right w:val="nil"/>
          <w:between w:val="nil"/>
        </w:pBdr>
        <w:snapToGrid w:val="0"/>
        <w:ind w:left="1276"/>
        <w:jc w:val="both"/>
        <w:rPr>
          <w:rStyle w:val="Hipervnculo"/>
          <w:bCs/>
          <w:color w:val="000000" w:themeColor="text1"/>
          <w:sz w:val="20"/>
          <w:szCs w:val="20"/>
        </w:rPr>
      </w:pPr>
    </w:p>
    <w:p w:rsidR="00D867D5" w:rsidP="0075352B" w:rsidRDefault="001D66BE" w14:paraId="33B69F25" w14:textId="217B907D">
      <w:pPr>
        <w:pBdr>
          <w:top w:val="nil"/>
          <w:left w:val="nil"/>
          <w:bottom w:val="nil"/>
          <w:right w:val="nil"/>
          <w:between w:val="nil"/>
        </w:pBdr>
        <w:snapToGrid w:val="0"/>
        <w:ind w:left="1276"/>
        <w:jc w:val="both"/>
        <w:rPr>
          <w:bCs/>
          <w:sz w:val="20"/>
          <w:szCs w:val="20"/>
        </w:rPr>
      </w:pPr>
      <w:r w:rsidRPr="00904AA5">
        <w:rPr>
          <w:bCs/>
          <w:sz w:val="20"/>
          <w:szCs w:val="20"/>
        </w:rPr>
        <w:t>Después</w:t>
      </w:r>
      <w:r w:rsidRPr="00904AA5" w:rsidR="001C2A87">
        <w:rPr>
          <w:bCs/>
          <w:sz w:val="20"/>
          <w:szCs w:val="20"/>
        </w:rPr>
        <w:t xml:space="preserve"> de recolect</w:t>
      </w:r>
      <w:r w:rsidRPr="00904AA5" w:rsidR="00D867D5">
        <w:rPr>
          <w:bCs/>
          <w:sz w:val="20"/>
          <w:szCs w:val="20"/>
        </w:rPr>
        <w:t>ar</w:t>
      </w:r>
      <w:r w:rsidRPr="00904AA5" w:rsidR="001C2A87">
        <w:rPr>
          <w:bCs/>
          <w:sz w:val="20"/>
          <w:szCs w:val="20"/>
        </w:rPr>
        <w:t>, diligenci</w:t>
      </w:r>
      <w:r w:rsidRPr="00904AA5" w:rsidR="00D867D5">
        <w:rPr>
          <w:bCs/>
          <w:sz w:val="20"/>
          <w:szCs w:val="20"/>
        </w:rPr>
        <w:t>ar</w:t>
      </w:r>
      <w:r w:rsidRPr="00904AA5" w:rsidR="001C2A87">
        <w:rPr>
          <w:bCs/>
          <w:sz w:val="20"/>
          <w:szCs w:val="20"/>
        </w:rPr>
        <w:t>, asocia</w:t>
      </w:r>
      <w:r w:rsidRPr="00904AA5" w:rsidR="00D867D5">
        <w:rPr>
          <w:bCs/>
          <w:sz w:val="20"/>
          <w:szCs w:val="20"/>
        </w:rPr>
        <w:t>r</w:t>
      </w:r>
      <w:r w:rsidRPr="00904AA5" w:rsidR="001C2A87">
        <w:rPr>
          <w:bCs/>
          <w:sz w:val="20"/>
          <w:szCs w:val="20"/>
        </w:rPr>
        <w:t>, prioriz</w:t>
      </w:r>
      <w:r w:rsidRPr="00904AA5" w:rsidR="00D867D5">
        <w:rPr>
          <w:bCs/>
          <w:sz w:val="20"/>
          <w:szCs w:val="20"/>
        </w:rPr>
        <w:t xml:space="preserve">ar </w:t>
      </w:r>
      <w:r w:rsidRPr="00904AA5" w:rsidR="001C2A87">
        <w:rPr>
          <w:bCs/>
          <w:sz w:val="20"/>
          <w:szCs w:val="20"/>
        </w:rPr>
        <w:t>y documenta</w:t>
      </w:r>
      <w:r w:rsidRPr="00904AA5" w:rsidR="00D867D5">
        <w:rPr>
          <w:bCs/>
          <w:sz w:val="20"/>
          <w:szCs w:val="20"/>
        </w:rPr>
        <w:t xml:space="preserve">r </w:t>
      </w:r>
      <w:r w:rsidRPr="00904AA5" w:rsidR="001C2A87">
        <w:rPr>
          <w:bCs/>
          <w:sz w:val="20"/>
          <w:szCs w:val="20"/>
        </w:rPr>
        <w:t>toda la información pertinente</w:t>
      </w:r>
      <w:r w:rsidRPr="00904AA5" w:rsidR="00802C3A">
        <w:rPr>
          <w:bCs/>
          <w:sz w:val="20"/>
          <w:szCs w:val="20"/>
        </w:rPr>
        <w:t xml:space="preserve"> con los productos y artefactos de AE</w:t>
      </w:r>
      <w:r w:rsidRPr="00904AA5" w:rsidR="00D867D5">
        <w:rPr>
          <w:bCs/>
          <w:sz w:val="20"/>
          <w:szCs w:val="20"/>
        </w:rPr>
        <w:t>,</w:t>
      </w:r>
      <w:r w:rsidRPr="00904AA5" w:rsidR="001C2A87">
        <w:rPr>
          <w:bCs/>
          <w:sz w:val="20"/>
          <w:szCs w:val="20"/>
        </w:rPr>
        <w:t xml:space="preserve"> se debe estar actualizando estos repositorios frecuentemente debido a los cambios de información</w:t>
      </w:r>
      <w:r w:rsidRPr="00904AA5" w:rsidR="00D867D5">
        <w:rPr>
          <w:bCs/>
          <w:sz w:val="20"/>
          <w:szCs w:val="20"/>
        </w:rPr>
        <w:t>,</w:t>
      </w:r>
      <w:r w:rsidRPr="00904AA5" w:rsidR="001C2A87">
        <w:rPr>
          <w:bCs/>
          <w:sz w:val="20"/>
          <w:szCs w:val="20"/>
        </w:rPr>
        <w:t xml:space="preserve"> administrativos o misionales de la institución</w:t>
      </w:r>
      <w:r w:rsidRPr="00904AA5" w:rsidR="00B14777">
        <w:rPr>
          <w:bCs/>
          <w:sz w:val="20"/>
          <w:szCs w:val="20"/>
        </w:rPr>
        <w:t xml:space="preserve">, lo cual </w:t>
      </w:r>
      <w:r w:rsidRPr="00904AA5" w:rsidR="00D867D5">
        <w:rPr>
          <w:bCs/>
          <w:sz w:val="20"/>
          <w:szCs w:val="20"/>
        </w:rPr>
        <w:t>d</w:t>
      </w:r>
      <w:r w:rsidRPr="00904AA5" w:rsidR="001C2A87">
        <w:rPr>
          <w:bCs/>
          <w:sz w:val="20"/>
          <w:szCs w:val="20"/>
        </w:rPr>
        <w:t>ebe</w:t>
      </w:r>
      <w:r w:rsidRPr="00904AA5" w:rsidR="00D867D5">
        <w:rPr>
          <w:bCs/>
          <w:sz w:val="20"/>
          <w:szCs w:val="20"/>
        </w:rPr>
        <w:t>rá</w:t>
      </w:r>
      <w:r w:rsidRPr="00904AA5" w:rsidR="001C2A87">
        <w:rPr>
          <w:bCs/>
          <w:sz w:val="20"/>
          <w:szCs w:val="20"/>
        </w:rPr>
        <w:t xml:space="preserve"> estar a cargo de los líderes de arquitectura de TI.</w:t>
      </w:r>
    </w:p>
    <w:p w:rsidRPr="00904AA5" w:rsidR="006A1E29" w:rsidP="0075352B" w:rsidRDefault="006A1E29" w14:paraId="1C62DD9C" w14:textId="77777777">
      <w:pPr>
        <w:pBdr>
          <w:top w:val="nil"/>
          <w:left w:val="nil"/>
          <w:bottom w:val="nil"/>
          <w:right w:val="nil"/>
          <w:between w:val="nil"/>
        </w:pBdr>
        <w:snapToGrid w:val="0"/>
        <w:ind w:left="1276"/>
        <w:jc w:val="both"/>
        <w:rPr>
          <w:bCs/>
          <w:sz w:val="20"/>
          <w:szCs w:val="20"/>
        </w:rPr>
      </w:pPr>
    </w:p>
    <w:p w:rsidRPr="00904AA5" w:rsidR="001C2A87" w:rsidP="0075352B" w:rsidRDefault="00402263" w14:paraId="0E2E25B9" w14:textId="4B30802A">
      <w:pPr>
        <w:pBdr>
          <w:top w:val="nil"/>
          <w:left w:val="nil"/>
          <w:bottom w:val="nil"/>
          <w:right w:val="nil"/>
          <w:between w:val="nil"/>
        </w:pBdr>
        <w:snapToGrid w:val="0"/>
        <w:ind w:left="1276"/>
        <w:jc w:val="both"/>
        <w:rPr>
          <w:bCs/>
          <w:sz w:val="20"/>
          <w:szCs w:val="20"/>
        </w:rPr>
      </w:pPr>
      <w:r w:rsidRPr="00904AA5">
        <w:rPr>
          <w:bCs/>
          <w:sz w:val="20"/>
          <w:szCs w:val="20"/>
        </w:rPr>
        <w:t xml:space="preserve">Todos estos pasos anteriores se dejan reflejados en un documento </w:t>
      </w:r>
      <w:r w:rsidR="005B2153">
        <w:rPr>
          <w:b/>
          <w:sz w:val="20"/>
          <w:szCs w:val="20"/>
        </w:rPr>
        <w:t>e</w:t>
      </w:r>
      <w:r w:rsidRPr="00904AA5" w:rsidR="005B2153">
        <w:rPr>
          <w:b/>
          <w:sz w:val="20"/>
          <w:szCs w:val="20"/>
        </w:rPr>
        <w:t>ntregable</w:t>
      </w:r>
      <w:r w:rsidR="00410DF5">
        <w:rPr>
          <w:b/>
          <w:sz w:val="20"/>
          <w:szCs w:val="20"/>
        </w:rPr>
        <w:t>,</w:t>
      </w:r>
      <w:r w:rsidRPr="00904AA5">
        <w:rPr>
          <w:b/>
          <w:sz w:val="20"/>
          <w:szCs w:val="20"/>
        </w:rPr>
        <w:t xml:space="preserve"> Análisis de brecha</w:t>
      </w:r>
      <w:r w:rsidRPr="00904AA5" w:rsidR="007552E6">
        <w:rPr>
          <w:b/>
          <w:sz w:val="20"/>
          <w:szCs w:val="20"/>
        </w:rPr>
        <w:t xml:space="preserve">, </w:t>
      </w:r>
      <w:r w:rsidRPr="00904AA5" w:rsidR="001D66BE">
        <w:rPr>
          <w:bCs/>
          <w:sz w:val="20"/>
          <w:szCs w:val="20"/>
        </w:rPr>
        <w:t>en el que se</w:t>
      </w:r>
      <w:r w:rsidRPr="00904AA5" w:rsidR="007552E6">
        <w:rPr>
          <w:bCs/>
          <w:sz w:val="20"/>
          <w:szCs w:val="20"/>
        </w:rPr>
        <w:t xml:space="preserve"> relacionen las acciones, </w:t>
      </w:r>
      <w:r w:rsidR="00C755F2">
        <w:rPr>
          <w:bCs/>
          <w:sz w:val="20"/>
          <w:szCs w:val="20"/>
        </w:rPr>
        <w:t xml:space="preserve">la </w:t>
      </w:r>
      <w:r w:rsidRPr="00904AA5" w:rsidR="007552E6">
        <w:rPr>
          <w:bCs/>
          <w:sz w:val="20"/>
          <w:szCs w:val="20"/>
        </w:rPr>
        <w:t xml:space="preserve">priorización de </w:t>
      </w:r>
      <w:r w:rsidR="00C755F2">
        <w:rPr>
          <w:bCs/>
          <w:sz w:val="20"/>
          <w:szCs w:val="20"/>
        </w:rPr>
        <w:t xml:space="preserve">los </w:t>
      </w:r>
      <w:r w:rsidRPr="00904AA5" w:rsidR="007552E6">
        <w:rPr>
          <w:bCs/>
          <w:sz w:val="20"/>
          <w:szCs w:val="20"/>
        </w:rPr>
        <w:t xml:space="preserve">componentes y </w:t>
      </w:r>
      <w:r w:rsidR="00C755F2">
        <w:rPr>
          <w:bCs/>
          <w:sz w:val="20"/>
          <w:szCs w:val="20"/>
        </w:rPr>
        <w:t xml:space="preserve">la </w:t>
      </w:r>
      <w:r w:rsidRPr="00904AA5" w:rsidR="007552E6">
        <w:rPr>
          <w:bCs/>
          <w:sz w:val="20"/>
          <w:szCs w:val="20"/>
        </w:rPr>
        <w:t>documentación de las brechas.</w:t>
      </w:r>
    </w:p>
    <w:p w:rsidRPr="00904AA5" w:rsidR="005F0464" w:rsidP="0075352B" w:rsidRDefault="005F0464" w14:paraId="0ED4F82C" w14:textId="1B417AB1">
      <w:pPr>
        <w:pBdr>
          <w:top w:val="nil"/>
          <w:left w:val="nil"/>
          <w:bottom w:val="nil"/>
          <w:right w:val="nil"/>
          <w:between w:val="nil"/>
        </w:pBdr>
        <w:snapToGrid w:val="0"/>
        <w:ind w:left="1276"/>
        <w:jc w:val="both"/>
        <w:rPr>
          <w:bCs/>
          <w:sz w:val="20"/>
          <w:szCs w:val="20"/>
        </w:rPr>
      </w:pPr>
    </w:p>
    <w:p w:rsidR="00694D3B" w:rsidP="00BA059C" w:rsidRDefault="00582453" w14:paraId="00668A94" w14:textId="496B40C8">
      <w:pPr>
        <w:pStyle w:val="Prrafodelista"/>
        <w:numPr>
          <w:ilvl w:val="0"/>
          <w:numId w:val="1"/>
        </w:numPr>
        <w:pBdr>
          <w:top w:val="nil"/>
          <w:left w:val="nil"/>
          <w:bottom w:val="nil"/>
          <w:right w:val="nil"/>
          <w:between w:val="nil"/>
        </w:pBdr>
        <w:snapToGrid w:val="0"/>
        <w:ind w:left="993" w:hanging="284"/>
        <w:contextualSpacing w:val="0"/>
        <w:jc w:val="both"/>
        <w:rPr>
          <w:b/>
          <w:sz w:val="20"/>
          <w:szCs w:val="20"/>
        </w:rPr>
      </w:pPr>
      <w:r w:rsidRPr="00904AA5">
        <w:rPr>
          <w:b/>
          <w:sz w:val="20"/>
          <w:szCs w:val="20"/>
        </w:rPr>
        <w:t>Etapa 4</w:t>
      </w:r>
      <w:r w:rsidR="005B2153">
        <w:rPr>
          <w:b/>
          <w:sz w:val="20"/>
          <w:szCs w:val="20"/>
        </w:rPr>
        <w:t>.</w:t>
      </w:r>
      <w:r w:rsidRPr="00904AA5">
        <w:rPr>
          <w:b/>
          <w:sz w:val="20"/>
          <w:szCs w:val="20"/>
        </w:rPr>
        <w:t xml:space="preserve"> Mapa de ruta</w:t>
      </w:r>
    </w:p>
    <w:p w:rsidRPr="00B8516C" w:rsidR="006A1E29" w:rsidP="006A1E29" w:rsidRDefault="006A1E29" w14:paraId="32A111BF" w14:textId="77777777">
      <w:pPr>
        <w:pStyle w:val="Prrafodelista"/>
        <w:pBdr>
          <w:top w:val="nil"/>
          <w:left w:val="nil"/>
          <w:bottom w:val="nil"/>
          <w:right w:val="nil"/>
          <w:between w:val="nil"/>
        </w:pBdr>
        <w:snapToGrid w:val="0"/>
        <w:ind w:left="993"/>
        <w:contextualSpacing w:val="0"/>
        <w:jc w:val="both"/>
        <w:rPr>
          <w:b/>
          <w:sz w:val="20"/>
          <w:szCs w:val="20"/>
        </w:rPr>
      </w:pPr>
    </w:p>
    <w:p w:rsidRPr="0086353E" w:rsidR="005F0464" w:rsidP="0075352B" w:rsidRDefault="00170B72" w14:paraId="64C3F6AB" w14:textId="2B332729">
      <w:pPr>
        <w:pBdr>
          <w:top w:val="nil"/>
          <w:left w:val="nil"/>
          <w:bottom w:val="nil"/>
          <w:right w:val="nil"/>
          <w:between w:val="nil"/>
        </w:pBdr>
        <w:snapToGrid w:val="0"/>
        <w:ind w:left="709"/>
        <w:jc w:val="both"/>
        <w:rPr>
          <w:bCs/>
          <w:sz w:val="20"/>
          <w:szCs w:val="20"/>
        </w:rPr>
      </w:pPr>
      <w:r>
        <w:rPr>
          <w:bCs/>
          <w:sz w:val="20"/>
          <w:szCs w:val="20"/>
        </w:rPr>
        <w:t>C</w:t>
      </w:r>
      <w:r w:rsidRPr="00904AA5" w:rsidR="00694D3B">
        <w:rPr>
          <w:bCs/>
          <w:sz w:val="20"/>
          <w:szCs w:val="20"/>
        </w:rPr>
        <w:t>onjunto estructurado de acciones que ayudan a definir la manera de alcanzar los objetivos en una estrategia de AE objetivo.</w:t>
      </w:r>
      <w:r w:rsidRPr="00904AA5" w:rsidR="000B3BB5">
        <w:rPr>
          <w:bCs/>
          <w:sz w:val="20"/>
          <w:szCs w:val="20"/>
        </w:rPr>
        <w:t xml:space="preserve"> </w:t>
      </w:r>
      <w:r w:rsidRPr="00904AA5" w:rsidR="00A94DD4">
        <w:rPr>
          <w:bCs/>
          <w:sz w:val="20"/>
          <w:szCs w:val="20"/>
        </w:rPr>
        <w:t xml:space="preserve">Para la realización </w:t>
      </w:r>
      <w:r w:rsidRPr="00904AA5" w:rsidR="00A9628F">
        <w:rPr>
          <w:bCs/>
          <w:sz w:val="20"/>
          <w:szCs w:val="20"/>
        </w:rPr>
        <w:t xml:space="preserve">de este </w:t>
      </w:r>
      <w:r w:rsidR="005B2153">
        <w:rPr>
          <w:bCs/>
          <w:sz w:val="20"/>
          <w:szCs w:val="20"/>
        </w:rPr>
        <w:t>m</w:t>
      </w:r>
      <w:r w:rsidRPr="00904AA5" w:rsidR="005B2153">
        <w:rPr>
          <w:bCs/>
          <w:sz w:val="20"/>
          <w:szCs w:val="20"/>
        </w:rPr>
        <w:t xml:space="preserve">apa </w:t>
      </w:r>
      <w:r w:rsidRPr="00904AA5" w:rsidR="00A94DD4">
        <w:rPr>
          <w:bCs/>
          <w:sz w:val="20"/>
          <w:szCs w:val="20"/>
        </w:rPr>
        <w:t>se deben tener en cuenta las siguientes actividades:</w:t>
      </w:r>
    </w:p>
    <w:p w:rsidRPr="0086353E" w:rsidR="00A94DD4" w:rsidP="0075352B" w:rsidRDefault="00A94DD4" w14:paraId="67ADE99F" w14:textId="2AD595D6">
      <w:pPr>
        <w:pStyle w:val="Prrafodelista"/>
        <w:pBdr>
          <w:top w:val="nil"/>
          <w:left w:val="nil"/>
          <w:bottom w:val="nil"/>
          <w:right w:val="nil"/>
          <w:between w:val="nil"/>
        </w:pBdr>
        <w:snapToGrid w:val="0"/>
        <w:contextualSpacing w:val="0"/>
        <w:jc w:val="both"/>
        <w:rPr>
          <w:b/>
          <w:sz w:val="20"/>
          <w:szCs w:val="20"/>
        </w:rPr>
      </w:pPr>
    </w:p>
    <w:p w:rsidRPr="0086353E" w:rsidR="001061E0" w:rsidP="0075352B" w:rsidRDefault="00431B79" w14:paraId="1FA0163C" w14:textId="5EE20131">
      <w:pPr>
        <w:pStyle w:val="Prrafodelista"/>
        <w:pBdr>
          <w:top w:val="nil"/>
          <w:left w:val="nil"/>
          <w:bottom w:val="nil"/>
          <w:right w:val="nil"/>
          <w:between w:val="nil"/>
        </w:pBdr>
        <w:snapToGrid w:val="0"/>
        <w:contextualSpacing w:val="0"/>
        <w:jc w:val="both"/>
        <w:rPr>
          <w:b/>
          <w:sz w:val="20"/>
          <w:szCs w:val="20"/>
        </w:rPr>
      </w:pPr>
      <w:r w:rsidRPr="0086353E">
        <w:rPr>
          <w:b/>
          <w:noProof/>
          <w:sz w:val="20"/>
          <w:szCs w:val="20"/>
        </w:rPr>
        <mc:AlternateContent>
          <mc:Choice Requires="wps">
            <w:drawing>
              <wp:anchor distT="0" distB="0" distL="114300" distR="114300" simplePos="0" relativeHeight="251839488" behindDoc="0" locked="0" layoutInCell="1" allowOverlap="1" wp14:anchorId="410B2C70" wp14:editId="4A3DF5B9">
                <wp:simplePos x="0" y="0"/>
                <wp:positionH relativeFrom="column">
                  <wp:posOffset>432434</wp:posOffset>
                </wp:positionH>
                <wp:positionV relativeFrom="paragraph">
                  <wp:posOffset>34290</wp:posOffset>
                </wp:positionV>
                <wp:extent cx="5991225" cy="590550"/>
                <wp:effectExtent l="57150" t="19050" r="85725" b="95250"/>
                <wp:wrapNone/>
                <wp:docPr id="74" name="Rectángulo 74"/>
                <wp:cNvGraphicFramePr/>
                <a:graphic xmlns:a="http://schemas.openxmlformats.org/drawingml/2006/main">
                  <a:graphicData uri="http://schemas.microsoft.com/office/word/2010/wordprocessingShape">
                    <wps:wsp>
                      <wps:cNvSpPr/>
                      <wps:spPr>
                        <a:xfrm>
                          <a:off x="0" y="0"/>
                          <a:ext cx="5991225" cy="59055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002316A1" w:rsidP="002975F3" w:rsidRDefault="002316A1" w14:paraId="58AF1D4B" w14:textId="64C73E0B">
                            <w:pPr>
                              <w:jc w:val="center"/>
                              <w:rPr>
                                <w:lang w:val="es-MX"/>
                              </w:rPr>
                            </w:pPr>
                            <w:r>
                              <w:rPr>
                                <w:lang w:val="es-MX"/>
                              </w:rPr>
                              <w:t>Pestañas</w:t>
                            </w:r>
                          </w:p>
                          <w:p w:rsidRPr="002975F3" w:rsidR="002316A1" w:rsidP="002975F3" w:rsidRDefault="002316A1" w14:paraId="5103A03C" w14:textId="0B081766">
                            <w:pPr>
                              <w:jc w:val="center"/>
                              <w:rPr>
                                <w:lang w:val="es-MX"/>
                              </w:rPr>
                            </w:pPr>
                            <w:r>
                              <w:rPr>
                                <w:lang w:val="es-MX"/>
                              </w:rPr>
                              <w:t>CF07_2</w:t>
                            </w:r>
                            <w:ins w:author="Humberto Arias Diaz" w:date="2023-10-03T22:16:00Z" w:id="158">
                              <w:r>
                                <w:rPr>
                                  <w:lang w:val="es-MX"/>
                                </w:rPr>
                                <w:t>_b_</w:t>
                              </w:r>
                            </w:ins>
                            <w:del w:author="Humberto Arias Diaz" w:date="2023-10-03T22:16:00Z" w:id="159">
                              <w:r w:rsidDel="00063120">
                                <w:rPr>
                                  <w:lang w:val="es-MX"/>
                                </w:rPr>
                                <w:delText>.3_</w:delText>
                              </w:r>
                            </w:del>
                            <w:r>
                              <w:rPr>
                                <w:lang w:val="es-MX"/>
                              </w:rPr>
                              <w:t xml:space="preserve"> Etapa 4_actividades_mapa_ruta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74" style="position:absolute;left:0;text-align:left;margin-left:34.05pt;margin-top:2.7pt;width:471.75pt;height:4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8" fillcolor="#39a900" strokecolor="#4579b8 [3044]" w14:anchorId="410B2C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">
                <v:shadow on="t" color="black" opacity="22937f" offset="0,.63889mm" origin=",.5"/>
                <v:textbox>
                  <w:txbxContent>
                    <w:p w:rsidR="002316A1" w:rsidP="002975F3" w:rsidRDefault="002316A1" w14:paraId="58AF1D4B" w14:textId="64C73E0B">
                      <w:pPr>
                        <w:jc w:val="center"/>
                        <w:rPr>
                          <w:lang w:val="es-MX"/>
                        </w:rPr>
                      </w:pPr>
                      <w:r>
                        <w:rPr>
                          <w:lang w:val="es-MX"/>
                        </w:rPr>
                        <w:t>Pestañas</w:t>
                      </w:r>
                    </w:p>
                    <w:p w:rsidRPr="002975F3" w:rsidR="002316A1" w:rsidP="002975F3" w:rsidRDefault="002316A1" w14:paraId="5103A03C" w14:textId="0B081766">
                      <w:pPr>
                        <w:jc w:val="center"/>
                        <w:rPr>
                          <w:lang w:val="es-MX"/>
                        </w:rPr>
                      </w:pPr>
                      <w:r>
                        <w:rPr>
                          <w:lang w:val="es-MX"/>
                        </w:rPr>
                        <w:t>CF07_2</w:t>
                      </w:r>
                      <w:ins w:author="Humberto Arias Diaz" w:date="2023-10-03T22:16:00Z" w:id="160">
                        <w:r>
                          <w:rPr>
                            <w:lang w:val="es-MX"/>
                          </w:rPr>
                          <w:t>_b_</w:t>
                        </w:r>
                      </w:ins>
                      <w:del w:author="Humberto Arias Diaz" w:date="2023-10-03T22:16:00Z" w:id="161">
                        <w:r w:rsidDel="00063120">
                          <w:rPr>
                            <w:lang w:val="es-MX"/>
                          </w:rPr>
                          <w:delText>.3_</w:delText>
                        </w:r>
                      </w:del>
                      <w:r>
                        <w:rPr>
                          <w:lang w:val="es-MX"/>
                        </w:rPr>
                        <w:t xml:space="preserve"> Etapa 4_actividades_mapa_ruta</w:t>
                      </w:r>
                    </w:p>
                  </w:txbxContent>
                </v:textbox>
              </v:rect>
            </w:pict>
          </mc:Fallback>
        </mc:AlternateContent>
      </w:r>
    </w:p>
    <w:p w:rsidRPr="0086353E" w:rsidR="001061E0" w:rsidP="0075352B" w:rsidRDefault="001061E0" w14:paraId="62852824" w14:textId="2961E02B">
      <w:pPr>
        <w:pStyle w:val="Prrafodelista"/>
        <w:pBdr>
          <w:top w:val="nil"/>
          <w:left w:val="nil"/>
          <w:bottom w:val="nil"/>
          <w:right w:val="nil"/>
          <w:between w:val="nil"/>
        </w:pBdr>
        <w:snapToGrid w:val="0"/>
        <w:contextualSpacing w:val="0"/>
        <w:jc w:val="both"/>
        <w:rPr>
          <w:b/>
          <w:sz w:val="20"/>
          <w:szCs w:val="20"/>
        </w:rPr>
      </w:pPr>
    </w:p>
    <w:p w:rsidRPr="00904AA5" w:rsidR="001061E0" w:rsidP="0075352B" w:rsidRDefault="001061E0" w14:paraId="2AE1AB76" w14:textId="2E7B9F8A">
      <w:pPr>
        <w:pStyle w:val="Prrafodelista"/>
        <w:pBdr>
          <w:top w:val="nil"/>
          <w:left w:val="nil"/>
          <w:bottom w:val="nil"/>
          <w:right w:val="nil"/>
          <w:between w:val="nil"/>
        </w:pBdr>
        <w:snapToGrid w:val="0"/>
        <w:contextualSpacing w:val="0"/>
        <w:jc w:val="both"/>
        <w:rPr>
          <w:b/>
          <w:sz w:val="20"/>
          <w:szCs w:val="20"/>
        </w:rPr>
      </w:pPr>
    </w:p>
    <w:p w:rsidR="001061E0" w:rsidP="0075352B" w:rsidRDefault="001061E0" w14:paraId="57A44A85" w14:textId="20C15CD6">
      <w:pPr>
        <w:pStyle w:val="Prrafodelista"/>
        <w:pBdr>
          <w:top w:val="nil"/>
          <w:left w:val="nil"/>
          <w:bottom w:val="nil"/>
          <w:right w:val="nil"/>
          <w:between w:val="nil"/>
        </w:pBdr>
        <w:snapToGrid w:val="0"/>
        <w:contextualSpacing w:val="0"/>
        <w:jc w:val="both"/>
        <w:rPr>
          <w:b/>
          <w:sz w:val="20"/>
          <w:szCs w:val="20"/>
        </w:rPr>
      </w:pPr>
    </w:p>
    <w:p w:rsidRPr="00904AA5" w:rsidR="006A1E29" w:rsidP="0075352B" w:rsidRDefault="006A1E29" w14:paraId="35135243" w14:textId="77777777">
      <w:pPr>
        <w:pStyle w:val="Prrafodelista"/>
        <w:pBdr>
          <w:top w:val="nil"/>
          <w:left w:val="nil"/>
          <w:bottom w:val="nil"/>
          <w:right w:val="nil"/>
          <w:between w:val="nil"/>
        </w:pBdr>
        <w:snapToGrid w:val="0"/>
        <w:contextualSpacing w:val="0"/>
        <w:jc w:val="both"/>
        <w:rPr>
          <w:b/>
          <w:sz w:val="20"/>
          <w:szCs w:val="20"/>
        </w:rPr>
      </w:pPr>
    </w:p>
    <w:p w:rsidR="00694D3B" w:rsidP="0075352B" w:rsidRDefault="00431B79" w14:paraId="11E30AA1" w14:textId="475F98DA">
      <w:pPr>
        <w:snapToGrid w:val="0"/>
        <w:ind w:left="720"/>
        <w:rPr>
          <w:sz w:val="20"/>
          <w:szCs w:val="20"/>
        </w:rPr>
      </w:pPr>
      <w:r w:rsidRPr="0086353E">
        <w:rPr>
          <w:b/>
          <w:noProof/>
          <w:sz w:val="20"/>
          <w:szCs w:val="20"/>
        </w:rPr>
        <mc:AlternateContent>
          <mc:Choice Requires="wps">
            <w:drawing>
              <wp:inline distT="0" distB="0" distL="0" distR="0" wp14:anchorId="676054AB" wp14:editId="5F2FBF6D">
                <wp:extent cx="5972175" cy="381000"/>
                <wp:effectExtent l="57150" t="38100" r="66675" b="78105"/>
                <wp:docPr id="78" name="Rectángulo redondeado 78"/>
                <wp:cNvGraphicFramePr/>
                <a:graphic xmlns:a="http://schemas.openxmlformats.org/drawingml/2006/main">
                  <a:graphicData uri="http://schemas.microsoft.com/office/word/2010/wordprocessingShape">
                    <wps:wsp>
                      <wps:cNvSpPr/>
                      <wps:spPr>
                        <a:xfrm>
                          <a:off x="0" y="0"/>
                          <a:ext cx="5972175" cy="381000"/>
                        </a:xfrm>
                        <a:prstGeom prst="roundRect">
                          <a:avLst/>
                        </a:prstGeom>
                        <a:solidFill>
                          <a:schemeClr val="accent3">
                            <a:lumMod val="60000"/>
                            <a:lumOff val="40000"/>
                          </a:schemeClr>
                        </a:solidFill>
                        <a:ln>
                          <a:noFill/>
                        </a:ln>
                      </wps:spPr>
                      <wps:style>
                        <a:lnRef idx="1">
                          <a:schemeClr val="accent6"/>
                        </a:lnRef>
                        <a:fillRef idx="2">
                          <a:schemeClr val="accent6"/>
                        </a:fillRef>
                        <a:effectRef idx="1">
                          <a:schemeClr val="accent6"/>
                        </a:effectRef>
                        <a:fontRef idx="minor">
                          <a:schemeClr val="dk1"/>
                        </a:fontRef>
                      </wps:style>
                      <wps:txbx>
                        <w:txbxContent>
                          <w:p w:rsidRPr="00904AA5" w:rsidR="002316A1" w:rsidDel="00844378" w:rsidP="00844378" w:rsidRDefault="002316A1" w14:paraId="1E326D8A" w14:textId="0FA1101E">
                            <w:pPr>
                              <w:snapToGrid w:val="0"/>
                              <w:spacing w:after="120"/>
                              <w:jc w:val="center"/>
                              <w:rPr>
                                <w:del w:author="Humberto Arias Diaz" w:date="2023-10-03T15:55:00Z" w:id="162"/>
                                <w:b/>
                                <w:sz w:val="20"/>
                                <w:szCs w:val="20"/>
                              </w:rPr>
                            </w:pPr>
                            <w:r w:rsidRPr="0086353E">
                              <w:rPr>
                                <w:b/>
                                <w:sz w:val="20"/>
                                <w:szCs w:val="20"/>
                              </w:rPr>
                              <w:t>El entregable de esta etapa es el mapa de ruta q</w:t>
                            </w:r>
                            <w:r w:rsidRPr="00904AA5">
                              <w:rPr>
                                <w:b/>
                                <w:sz w:val="20"/>
                                <w:szCs w:val="20"/>
                              </w:rPr>
                              <w:t>ue materializará la transformación de la institución</w:t>
                            </w:r>
                            <w:r>
                              <w:rPr>
                                <w:b/>
                                <w:sz w:val="20"/>
                                <w:szCs w:val="20"/>
                              </w:rPr>
                              <w:t>.</w:t>
                            </w:r>
                          </w:p>
                          <w:p w:rsidR="002316A1" w:rsidP="004577E9" w:rsidRDefault="002316A1" w14:paraId="0B873A06" w14:textId="77777777">
                            <w:pPr>
                              <w:snapToGrid w:val="0"/>
                              <w:spacing w:after="12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id="Rectángulo redondeado 78" style="width:470.25pt;height:30pt;visibility:visible;mso-wrap-style:square;mso-left-percent:-10001;mso-top-percent:-10001;mso-position-horizontal:absolute;mso-position-horizontal-relative:char;mso-position-vertical:absolute;mso-position-vertical-relative:line;mso-left-percent:-10001;mso-top-percent:-10001;v-text-anchor:middle" o:spid="_x0000_s1059" fillcolor="#c2d69b [1942]" stroked="f" arcsize="10923f" w14:anchorId="676054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">
                <v:shadow on="t" color="black" opacity="24903f" offset="0,.55556mm" origin=",.5"/>
                <v:textbox style="mso-fit-shape-to-text:t">
                  <w:txbxContent>
                    <w:p w:rsidRPr="00904AA5" w:rsidR="002316A1" w:rsidDel="00844378" w:rsidP="00844378" w:rsidRDefault="002316A1" w14:paraId="1E326D8A" w14:textId="0FA1101E">
                      <w:pPr>
                        <w:snapToGrid w:val="0"/>
                        <w:spacing w:after="120"/>
                        <w:jc w:val="center"/>
                        <w:rPr>
                          <w:del w:author="Humberto Arias Diaz" w:date="2023-10-03T15:55:00Z" w:id="163"/>
                          <w:b/>
                          <w:sz w:val="20"/>
                          <w:szCs w:val="20"/>
                        </w:rPr>
                      </w:pPr>
                      <w:r w:rsidRPr="0086353E">
                        <w:rPr>
                          <w:b/>
                          <w:sz w:val="20"/>
                          <w:szCs w:val="20"/>
                        </w:rPr>
                        <w:t>El entregable de esta etapa es el mapa de ruta q</w:t>
                      </w:r>
                      <w:r w:rsidRPr="00904AA5">
                        <w:rPr>
                          <w:b/>
                          <w:sz w:val="20"/>
                          <w:szCs w:val="20"/>
                        </w:rPr>
                        <w:t>ue materializará la transformación de la institución</w:t>
                      </w:r>
                      <w:r>
                        <w:rPr>
                          <w:b/>
                          <w:sz w:val="20"/>
                          <w:szCs w:val="20"/>
                        </w:rPr>
                        <w:t>.</w:t>
                      </w:r>
                    </w:p>
                    <w:p w:rsidR="002316A1" w:rsidP="004577E9" w:rsidRDefault="002316A1" w14:paraId="0B873A06" w14:textId="77777777">
                      <w:pPr>
                        <w:snapToGrid w:val="0"/>
                        <w:spacing w:after="120"/>
                        <w:jc w:val="center"/>
                      </w:pPr>
                    </w:p>
                  </w:txbxContent>
                </v:textbox>
                <w10:anchorlock/>
              </v:roundrect>
            </w:pict>
          </mc:Fallback>
        </mc:AlternateContent>
      </w:r>
    </w:p>
    <w:p w:rsidRPr="0086353E" w:rsidR="004577E9" w:rsidP="0075352B" w:rsidRDefault="004577E9" w14:paraId="3977AD73" w14:textId="77777777">
      <w:pPr>
        <w:snapToGrid w:val="0"/>
        <w:ind w:left="720"/>
        <w:rPr>
          <w:sz w:val="20"/>
          <w:szCs w:val="20"/>
        </w:rPr>
      </w:pPr>
    </w:p>
    <w:p w:rsidR="00582453" w:rsidP="00BA059C" w:rsidRDefault="00582453" w14:paraId="1B7609AF" w14:textId="00FAD507">
      <w:pPr>
        <w:pStyle w:val="Prrafodelista"/>
        <w:numPr>
          <w:ilvl w:val="0"/>
          <w:numId w:val="1"/>
        </w:numPr>
        <w:pBdr>
          <w:top w:val="nil"/>
          <w:left w:val="nil"/>
          <w:bottom w:val="nil"/>
          <w:right w:val="nil"/>
          <w:between w:val="nil"/>
        </w:pBdr>
        <w:snapToGrid w:val="0"/>
        <w:ind w:hanging="11"/>
        <w:contextualSpacing w:val="0"/>
        <w:jc w:val="both"/>
        <w:rPr>
          <w:b/>
          <w:sz w:val="20"/>
          <w:szCs w:val="20"/>
        </w:rPr>
      </w:pPr>
      <w:r w:rsidRPr="00904AA5">
        <w:rPr>
          <w:b/>
          <w:sz w:val="20"/>
          <w:szCs w:val="20"/>
        </w:rPr>
        <w:t>Etapa 5</w:t>
      </w:r>
      <w:r w:rsidR="009B07A7">
        <w:rPr>
          <w:b/>
          <w:sz w:val="20"/>
          <w:szCs w:val="20"/>
        </w:rPr>
        <w:t>.</w:t>
      </w:r>
      <w:r w:rsidRPr="00904AA5">
        <w:rPr>
          <w:b/>
          <w:sz w:val="20"/>
          <w:szCs w:val="20"/>
        </w:rPr>
        <w:t xml:space="preserve"> Evaluación del ejercicio de AE</w:t>
      </w:r>
    </w:p>
    <w:p w:rsidRPr="00904AA5" w:rsidR="004577E9" w:rsidP="004577E9" w:rsidRDefault="004577E9" w14:paraId="31CB1EEC" w14:textId="77777777">
      <w:pPr>
        <w:pStyle w:val="Prrafodelista"/>
        <w:pBdr>
          <w:top w:val="nil"/>
          <w:left w:val="nil"/>
          <w:bottom w:val="nil"/>
          <w:right w:val="nil"/>
          <w:between w:val="nil"/>
        </w:pBdr>
        <w:snapToGrid w:val="0"/>
        <w:contextualSpacing w:val="0"/>
        <w:jc w:val="both"/>
        <w:rPr>
          <w:b/>
          <w:sz w:val="20"/>
          <w:szCs w:val="20"/>
        </w:rPr>
      </w:pPr>
    </w:p>
    <w:p w:rsidR="001D66BE" w:rsidP="0075352B" w:rsidRDefault="00CA4922" w14:paraId="6237CF2A" w14:textId="3ADD0439">
      <w:pPr>
        <w:pBdr>
          <w:top w:val="nil"/>
          <w:left w:val="nil"/>
          <w:bottom w:val="nil"/>
          <w:right w:val="nil"/>
          <w:between w:val="nil"/>
        </w:pBdr>
        <w:snapToGrid w:val="0"/>
        <w:ind w:left="720" w:hanging="11"/>
        <w:jc w:val="both"/>
        <w:rPr>
          <w:bCs/>
          <w:sz w:val="20"/>
          <w:szCs w:val="20"/>
        </w:rPr>
      </w:pPr>
      <w:r w:rsidRPr="00B8516C">
        <w:rPr>
          <w:bCs/>
          <w:sz w:val="20"/>
          <w:szCs w:val="20"/>
        </w:rPr>
        <w:t>En esta etapa se comprenden las lecciones luego de haberlas realizado, de igual forma</w:t>
      </w:r>
      <w:r w:rsidR="00482699">
        <w:rPr>
          <w:bCs/>
          <w:sz w:val="20"/>
          <w:szCs w:val="20"/>
        </w:rPr>
        <w:t>,</w:t>
      </w:r>
      <w:r w:rsidRPr="00B8516C">
        <w:rPr>
          <w:bCs/>
          <w:sz w:val="20"/>
          <w:szCs w:val="20"/>
        </w:rPr>
        <w:t xml:space="preserve"> es necesario que los interesados estén involucrados en todos los procesos. De esta manera se contribuye a la madurez de la institución en cuanto AE.</w:t>
      </w:r>
    </w:p>
    <w:p w:rsidRPr="00B8516C" w:rsidR="004577E9" w:rsidP="0075352B" w:rsidRDefault="004577E9" w14:paraId="4BF7D792" w14:textId="77777777">
      <w:pPr>
        <w:pBdr>
          <w:top w:val="nil"/>
          <w:left w:val="nil"/>
          <w:bottom w:val="nil"/>
          <w:right w:val="nil"/>
          <w:between w:val="nil"/>
        </w:pBdr>
        <w:snapToGrid w:val="0"/>
        <w:ind w:left="720" w:hanging="11"/>
        <w:jc w:val="both"/>
        <w:rPr>
          <w:bCs/>
          <w:sz w:val="20"/>
          <w:szCs w:val="20"/>
        </w:rPr>
      </w:pPr>
    </w:p>
    <w:p w:rsidRPr="0086353E" w:rsidR="001D66BE" w:rsidP="0075352B" w:rsidRDefault="001D66BE" w14:paraId="63BB1A56" w14:textId="1DBD8F94">
      <w:pPr>
        <w:pBdr>
          <w:top w:val="nil"/>
          <w:left w:val="nil"/>
          <w:bottom w:val="nil"/>
          <w:right w:val="nil"/>
          <w:between w:val="nil"/>
        </w:pBdr>
        <w:snapToGrid w:val="0"/>
        <w:ind w:left="720" w:hanging="11"/>
        <w:jc w:val="both"/>
        <w:rPr>
          <w:b/>
          <w:sz w:val="20"/>
          <w:szCs w:val="20"/>
        </w:rPr>
      </w:pPr>
      <w:r w:rsidRPr="00904AA5">
        <w:rPr>
          <w:b/>
          <w:sz w:val="20"/>
          <w:szCs w:val="20"/>
        </w:rPr>
        <w:t>El</w:t>
      </w:r>
      <w:r w:rsidRPr="00904AA5" w:rsidR="001E69EF">
        <w:rPr>
          <w:b/>
          <w:sz w:val="20"/>
          <w:szCs w:val="20"/>
        </w:rPr>
        <w:t xml:space="preserve"> </w:t>
      </w:r>
      <w:r w:rsidR="009B07A7">
        <w:rPr>
          <w:b/>
          <w:sz w:val="20"/>
          <w:szCs w:val="20"/>
        </w:rPr>
        <w:t>e</w:t>
      </w:r>
      <w:r w:rsidRPr="00904AA5" w:rsidR="009B07A7">
        <w:rPr>
          <w:b/>
          <w:sz w:val="20"/>
          <w:szCs w:val="20"/>
        </w:rPr>
        <w:t xml:space="preserve">ntregable </w:t>
      </w:r>
      <w:r w:rsidRPr="00904AA5">
        <w:rPr>
          <w:b/>
          <w:sz w:val="20"/>
          <w:szCs w:val="20"/>
        </w:rPr>
        <w:t>de esta etapa es la e</w:t>
      </w:r>
      <w:r w:rsidRPr="00904AA5" w:rsidR="001E69EF">
        <w:rPr>
          <w:b/>
          <w:sz w:val="20"/>
          <w:szCs w:val="20"/>
        </w:rPr>
        <w:t xml:space="preserve">valuación </w:t>
      </w:r>
      <w:r w:rsidRPr="00904AA5">
        <w:rPr>
          <w:b/>
          <w:sz w:val="20"/>
          <w:szCs w:val="20"/>
        </w:rPr>
        <w:t xml:space="preserve">de </w:t>
      </w:r>
      <w:commentRangeStart w:id="164"/>
      <w:r w:rsidRPr="00904AA5" w:rsidR="001E69EF">
        <w:rPr>
          <w:b/>
          <w:sz w:val="20"/>
          <w:szCs w:val="20"/>
        </w:rPr>
        <w:t>proyecto</w:t>
      </w:r>
      <w:r w:rsidRPr="00904AA5">
        <w:rPr>
          <w:b/>
          <w:sz w:val="20"/>
          <w:szCs w:val="20"/>
        </w:rPr>
        <w:t>.</w:t>
      </w:r>
      <w:commentRangeEnd w:id="164"/>
      <w:r w:rsidRPr="00B8516C" w:rsidR="00B14777">
        <w:rPr>
          <w:rStyle w:val="Refdecomentario"/>
          <w:sz w:val="20"/>
          <w:szCs w:val="20"/>
        </w:rPr>
        <w:commentReference w:id="164"/>
      </w:r>
    </w:p>
    <w:p w:rsidRPr="0086353E" w:rsidR="001D66BE" w:rsidP="0075352B" w:rsidRDefault="00A01988" w14:paraId="1BAD738C" w14:textId="64721BDF">
      <w:pPr>
        <w:pBdr>
          <w:top w:val="nil"/>
          <w:left w:val="nil"/>
          <w:bottom w:val="nil"/>
          <w:right w:val="nil"/>
          <w:between w:val="nil"/>
        </w:pBdr>
        <w:snapToGrid w:val="0"/>
        <w:ind w:firstLine="720"/>
        <w:jc w:val="both"/>
        <w:rPr>
          <w:b/>
          <w:sz w:val="20"/>
          <w:szCs w:val="20"/>
        </w:rPr>
      </w:pPr>
      <w:r w:rsidRPr="0086353E">
        <w:rPr>
          <w:b/>
          <w:noProof/>
          <w:sz w:val="20"/>
          <w:szCs w:val="20"/>
        </w:rPr>
        <mc:AlternateContent>
          <mc:Choice Requires="wps">
            <w:drawing>
              <wp:inline distT="0" distB="0" distL="0" distR="0" wp14:anchorId="74C403E4" wp14:editId="6B0E4088">
                <wp:extent cx="5972175" cy="620268"/>
                <wp:effectExtent l="57150" t="38100" r="66675" b="78105"/>
                <wp:docPr id="80" name="Rectángulo redondeado 80"/>
                <wp:cNvGraphicFramePr/>
                <a:graphic xmlns:a="http://schemas.openxmlformats.org/drawingml/2006/main">
                  <a:graphicData uri="http://schemas.microsoft.com/office/word/2010/wordprocessingShape">
                    <wps:wsp>
                      <wps:cNvSpPr/>
                      <wps:spPr>
                        <a:xfrm>
                          <a:off x="0" y="0"/>
                          <a:ext cx="5972175" cy="620268"/>
                        </a:xfrm>
                        <a:prstGeom prst="roundRect">
                          <a:avLst/>
                        </a:prstGeom>
                        <a:solidFill>
                          <a:schemeClr val="accent3">
                            <a:lumMod val="60000"/>
                            <a:lumOff val="40000"/>
                          </a:schemeClr>
                        </a:solidFill>
                        <a:ln>
                          <a:noFill/>
                        </a:ln>
                      </wps:spPr>
                      <wps:style>
                        <a:lnRef idx="1">
                          <a:schemeClr val="accent6"/>
                        </a:lnRef>
                        <a:fillRef idx="2">
                          <a:schemeClr val="accent6"/>
                        </a:fillRef>
                        <a:effectRef idx="1">
                          <a:schemeClr val="accent6"/>
                        </a:effectRef>
                        <a:fontRef idx="minor">
                          <a:schemeClr val="dk1"/>
                        </a:fontRef>
                      </wps:style>
                      <wps:txbx>
                        <w:txbxContent>
                          <w:p w:rsidRPr="00904AA5" w:rsidR="002316A1" w:rsidDel="009D56DB" w:rsidP="009D56DB" w:rsidRDefault="004577E9" w14:paraId="6B856408" w14:textId="1B6039BB">
                            <w:pPr>
                              <w:pBdr>
                                <w:top w:val="nil"/>
                                <w:left w:val="nil"/>
                                <w:bottom w:val="nil"/>
                                <w:right w:val="nil"/>
                                <w:between w:val="nil"/>
                              </w:pBdr>
                              <w:snapToGrid w:val="0"/>
                              <w:spacing w:after="120"/>
                              <w:ind w:left="720"/>
                              <w:jc w:val="both"/>
                              <w:rPr>
                                <w:del w:author="Humberto Arias Diaz" w:date="2023-10-03T16:09:00Z" w:id="165"/>
                                <w:bCs/>
                                <w:sz w:val="20"/>
                                <w:szCs w:val="20"/>
                              </w:rPr>
                            </w:pPr>
                            <w:r>
                              <w:rPr>
                                <w:sz w:val="20"/>
                                <w:szCs w:val="20"/>
                              </w:rPr>
                              <w:t>Debe recordarse,</w:t>
                            </w:r>
                            <w:r w:rsidRPr="0086353E" w:rsidR="002316A1">
                              <w:rPr>
                                <w:sz w:val="20"/>
                                <w:szCs w:val="20"/>
                              </w:rPr>
                              <w:t xml:space="preserve"> que si se </w:t>
                            </w:r>
                            <w:r w:rsidRPr="00904AA5" w:rsidR="002316A1">
                              <w:rPr>
                                <w:sz w:val="20"/>
                                <w:szCs w:val="20"/>
                              </w:rPr>
                              <w:t>busca mayor profundidad en los pormenores de este proceso puede consultar la</w:t>
                            </w:r>
                            <w:r w:rsidRPr="00904AA5" w:rsidR="002316A1">
                              <w:rPr>
                                <w:b/>
                                <w:sz w:val="20"/>
                                <w:szCs w:val="20"/>
                              </w:rPr>
                              <w:t xml:space="preserve"> </w:t>
                            </w:r>
                            <w:r>
                              <w:rPr>
                                <w:bCs/>
                                <w:sz w:val="20"/>
                                <w:szCs w:val="20"/>
                              </w:rPr>
                              <w:t>g</w:t>
                            </w:r>
                            <w:r w:rsidRPr="00904AA5" w:rsidR="002316A1">
                              <w:rPr>
                                <w:bCs/>
                                <w:sz w:val="20"/>
                                <w:szCs w:val="20"/>
                              </w:rPr>
                              <w:t>uía general de un proceso de arquitectura empresarial del Ministerio de Tecnología</w:t>
                            </w:r>
                            <w:r w:rsidR="002316A1">
                              <w:rPr>
                                <w:bCs/>
                                <w:sz w:val="20"/>
                                <w:szCs w:val="20"/>
                              </w:rPr>
                              <w:t>s</w:t>
                            </w:r>
                            <w:r w:rsidRPr="00904AA5" w:rsidR="002316A1">
                              <w:rPr>
                                <w:bCs/>
                                <w:sz w:val="20"/>
                                <w:szCs w:val="20"/>
                              </w:rPr>
                              <w:t xml:space="preserve"> de la Información y Comunicaciones (MinTIC).</w:t>
                            </w:r>
                          </w:p>
                          <w:p w:rsidR="002316A1" w:rsidP="004577E9" w:rsidRDefault="002316A1" w14:paraId="3DD2182E" w14:textId="77777777">
                            <w:pPr>
                              <w:pBdr>
                                <w:top w:val="nil"/>
                                <w:left w:val="nil"/>
                                <w:bottom w:val="nil"/>
                                <w:right w:val="nil"/>
                                <w:between w:val="nil"/>
                              </w:pBdr>
                              <w:snapToGrid w:val="0"/>
                              <w:spacing w:after="120"/>
                              <w:ind w:left="720"/>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id="Rectángulo redondeado 80" style="width:470.25pt;height:48.85pt;visibility:visible;mso-wrap-style:square;mso-left-percent:-10001;mso-top-percent:-10001;mso-position-horizontal:absolute;mso-position-horizontal-relative:char;mso-position-vertical:absolute;mso-position-vertical-relative:line;mso-left-percent:-10001;mso-top-percent:-10001;v-text-anchor:middle" o:spid="_x0000_s1060" fillcolor="#c2d69b [1942]" stroked="f" arcsize="10923f" w14:anchorId="74C403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">
                <v:shadow on="t" color="black" opacity="24903f" offset="0,.55556mm" origin=",.5"/>
                <v:textbox style="mso-fit-shape-to-text:t">
                  <w:txbxContent>
                    <w:p w:rsidRPr="00904AA5" w:rsidR="002316A1" w:rsidDel="009D56DB" w:rsidP="009D56DB" w:rsidRDefault="004577E9" w14:paraId="6B856408" w14:textId="1B6039BB">
                      <w:pPr>
                        <w:pBdr>
                          <w:top w:val="nil"/>
                          <w:left w:val="nil"/>
                          <w:bottom w:val="nil"/>
                          <w:right w:val="nil"/>
                          <w:between w:val="nil"/>
                        </w:pBdr>
                        <w:snapToGrid w:val="0"/>
                        <w:spacing w:after="120"/>
                        <w:ind w:left="720"/>
                        <w:jc w:val="both"/>
                        <w:rPr>
                          <w:del w:author="Humberto Arias Diaz" w:date="2023-10-03T16:09:00Z" w:id="166"/>
                          <w:bCs/>
                          <w:sz w:val="20"/>
                          <w:szCs w:val="20"/>
                        </w:rPr>
                      </w:pPr>
                      <w:r>
                        <w:rPr>
                          <w:sz w:val="20"/>
                          <w:szCs w:val="20"/>
                        </w:rPr>
                        <w:t>Debe recordarse,</w:t>
                      </w:r>
                      <w:r w:rsidRPr="0086353E" w:rsidR="002316A1">
                        <w:rPr>
                          <w:sz w:val="20"/>
                          <w:szCs w:val="20"/>
                        </w:rPr>
                        <w:t xml:space="preserve"> que si se </w:t>
                      </w:r>
                      <w:r w:rsidRPr="00904AA5" w:rsidR="002316A1">
                        <w:rPr>
                          <w:sz w:val="20"/>
                          <w:szCs w:val="20"/>
                        </w:rPr>
                        <w:t>busca mayor profundidad en los pormenores de este proceso puede consultar la</w:t>
                      </w:r>
                      <w:r w:rsidRPr="00904AA5" w:rsidR="002316A1">
                        <w:rPr>
                          <w:b/>
                          <w:sz w:val="20"/>
                          <w:szCs w:val="20"/>
                        </w:rPr>
                        <w:t xml:space="preserve"> </w:t>
                      </w:r>
                      <w:r>
                        <w:rPr>
                          <w:bCs/>
                          <w:sz w:val="20"/>
                          <w:szCs w:val="20"/>
                        </w:rPr>
                        <w:t>g</w:t>
                      </w:r>
                      <w:r w:rsidRPr="00904AA5" w:rsidR="002316A1">
                        <w:rPr>
                          <w:bCs/>
                          <w:sz w:val="20"/>
                          <w:szCs w:val="20"/>
                        </w:rPr>
                        <w:t>uía general de un proceso de arquitectura empresarial del Ministerio de Tecnología</w:t>
                      </w:r>
                      <w:r w:rsidR="002316A1">
                        <w:rPr>
                          <w:bCs/>
                          <w:sz w:val="20"/>
                          <w:szCs w:val="20"/>
                        </w:rPr>
                        <w:t>s</w:t>
                      </w:r>
                      <w:r w:rsidRPr="00904AA5" w:rsidR="002316A1">
                        <w:rPr>
                          <w:bCs/>
                          <w:sz w:val="20"/>
                          <w:szCs w:val="20"/>
                        </w:rPr>
                        <w:t xml:space="preserve"> de la Información y Comunicaciones (MinTIC).</w:t>
                      </w:r>
                    </w:p>
                    <w:p w:rsidR="002316A1" w:rsidP="004577E9" w:rsidRDefault="002316A1" w14:paraId="3DD2182E" w14:textId="77777777">
                      <w:pPr>
                        <w:pBdr>
                          <w:top w:val="nil"/>
                          <w:left w:val="nil"/>
                          <w:bottom w:val="nil"/>
                          <w:right w:val="nil"/>
                          <w:between w:val="nil"/>
                        </w:pBdr>
                        <w:snapToGrid w:val="0"/>
                        <w:spacing w:after="120"/>
                        <w:ind w:left="720"/>
                        <w:jc w:val="both"/>
                      </w:pPr>
                    </w:p>
                  </w:txbxContent>
                </v:textbox>
                <w10:anchorlock/>
              </v:roundrect>
            </w:pict>
          </mc:Fallback>
        </mc:AlternateContent>
      </w:r>
    </w:p>
    <w:p w:rsidR="00E26E30" w:rsidP="0075352B" w:rsidRDefault="00E26E30" w14:paraId="78C11269" w14:textId="6B8679EA">
      <w:pPr>
        <w:pBdr>
          <w:top w:val="nil"/>
          <w:left w:val="nil"/>
          <w:bottom w:val="nil"/>
          <w:right w:val="nil"/>
          <w:between w:val="nil"/>
        </w:pBdr>
        <w:snapToGrid w:val="0"/>
        <w:ind w:left="709"/>
        <w:jc w:val="both"/>
        <w:rPr>
          <w:bCs/>
          <w:sz w:val="20"/>
          <w:szCs w:val="20"/>
        </w:rPr>
      </w:pPr>
      <w:r w:rsidRPr="00904AA5">
        <w:rPr>
          <w:bCs/>
          <w:sz w:val="20"/>
          <w:szCs w:val="20"/>
        </w:rPr>
        <w:t xml:space="preserve">Como se sabe, para realizar el proceso de un </w:t>
      </w:r>
      <w:r w:rsidR="004577E9">
        <w:rPr>
          <w:bCs/>
          <w:sz w:val="20"/>
          <w:szCs w:val="20"/>
        </w:rPr>
        <w:t>Programa d</w:t>
      </w:r>
      <w:r w:rsidRPr="00904AA5" w:rsidR="004577E9">
        <w:rPr>
          <w:bCs/>
          <w:sz w:val="20"/>
          <w:szCs w:val="20"/>
        </w:rPr>
        <w:t xml:space="preserve">e Gestión Documental </w:t>
      </w:r>
      <w:r w:rsidRPr="00904AA5">
        <w:rPr>
          <w:bCs/>
          <w:sz w:val="20"/>
          <w:szCs w:val="20"/>
        </w:rPr>
        <w:t>PGD, es necesario establecer los siguientes pasos:</w:t>
      </w:r>
    </w:p>
    <w:p w:rsidRPr="0086353E" w:rsidR="004577E9" w:rsidP="0075352B" w:rsidRDefault="004577E9" w14:paraId="3E4E05FD" w14:textId="77777777">
      <w:pPr>
        <w:pBdr>
          <w:top w:val="nil"/>
          <w:left w:val="nil"/>
          <w:bottom w:val="nil"/>
          <w:right w:val="nil"/>
          <w:between w:val="nil"/>
        </w:pBdr>
        <w:snapToGrid w:val="0"/>
        <w:ind w:left="709"/>
        <w:jc w:val="both"/>
        <w:rPr>
          <w:bCs/>
          <w:sz w:val="20"/>
          <w:szCs w:val="20"/>
        </w:rPr>
      </w:pPr>
    </w:p>
    <w:p w:rsidRPr="0086353E" w:rsidR="00642760" w:rsidP="0075352B" w:rsidRDefault="00642760" w14:paraId="1962CFE8" w14:textId="02F89351">
      <w:pPr>
        <w:pBdr>
          <w:top w:val="nil"/>
          <w:left w:val="nil"/>
          <w:bottom w:val="nil"/>
          <w:right w:val="nil"/>
          <w:between w:val="nil"/>
        </w:pBdr>
        <w:snapToGrid w:val="0"/>
        <w:jc w:val="both"/>
        <w:rPr>
          <w:bCs/>
          <w:sz w:val="20"/>
          <w:szCs w:val="20"/>
        </w:rPr>
      </w:pPr>
      <w:r w:rsidRPr="0086353E">
        <w:rPr>
          <w:b/>
          <w:noProof/>
          <w:sz w:val="20"/>
          <w:szCs w:val="20"/>
        </w:rPr>
        <w:lastRenderedPageBreak/>
        <mc:AlternateContent>
          <mc:Choice Requires="wps">
            <w:drawing>
              <wp:anchor distT="0" distB="0" distL="114300" distR="114300" simplePos="0" relativeHeight="251855872" behindDoc="0" locked="0" layoutInCell="1" allowOverlap="1" wp14:anchorId="3F596579" wp14:editId="3B186949">
                <wp:simplePos x="0" y="0"/>
                <wp:positionH relativeFrom="column">
                  <wp:posOffset>60960</wp:posOffset>
                </wp:positionH>
                <wp:positionV relativeFrom="paragraph">
                  <wp:posOffset>1270</wp:posOffset>
                </wp:positionV>
                <wp:extent cx="6315075" cy="590550"/>
                <wp:effectExtent l="57150" t="19050" r="85725" b="95250"/>
                <wp:wrapNone/>
                <wp:docPr id="4" name="Rectángulo 4"/>
                <wp:cNvGraphicFramePr/>
                <a:graphic xmlns:a="http://schemas.openxmlformats.org/drawingml/2006/main">
                  <a:graphicData uri="http://schemas.microsoft.com/office/word/2010/wordprocessingShape">
                    <wps:wsp>
                      <wps:cNvSpPr/>
                      <wps:spPr>
                        <a:xfrm>
                          <a:off x="0" y="0"/>
                          <a:ext cx="6315075" cy="59055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002316A1" w:rsidP="00642760" w:rsidRDefault="002316A1" w14:paraId="4BBDCC3E" w14:textId="5AE3F023">
                            <w:pPr>
                              <w:jc w:val="center"/>
                              <w:rPr>
                                <w:lang w:val="es-MX"/>
                              </w:rPr>
                            </w:pPr>
                            <w:r>
                              <w:rPr>
                                <w:lang w:val="es-MX"/>
                              </w:rPr>
                              <w:t>Slider</w:t>
                            </w:r>
                          </w:p>
                          <w:p w:rsidRPr="002975F3" w:rsidR="002316A1" w:rsidP="00642760" w:rsidRDefault="002316A1" w14:paraId="4B51521F" w14:textId="7CCB6B8B">
                            <w:pPr>
                              <w:jc w:val="center"/>
                              <w:rPr>
                                <w:lang w:val="es-MX"/>
                              </w:rPr>
                            </w:pPr>
                            <w:r>
                              <w:rPr>
                                <w:lang w:val="es-MX"/>
                              </w:rPr>
                              <w:t>CF07_2</w:t>
                            </w:r>
                            <w:del w:author="Humberto Arias Diaz" w:date="2023-10-03T22:18:00Z" w:id="167">
                              <w:r w:rsidDel="00B55489">
                                <w:rPr>
                                  <w:lang w:val="es-MX"/>
                                </w:rPr>
                                <w:delText>.4</w:delText>
                              </w:r>
                            </w:del>
                            <w:ins w:author="Humberto Arias Diaz" w:date="2023-10-03T22:18:00Z" w:id="168">
                              <w:r>
                                <w:rPr>
                                  <w:lang w:val="es-MX"/>
                                </w:rPr>
                                <w:t>_c</w:t>
                              </w:r>
                            </w:ins>
                            <w:r>
                              <w:rPr>
                                <w:lang w:val="es-MX"/>
                              </w:rPr>
                              <w:t>_Ejemplo_PGD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 style="position:absolute;left:0;text-align:left;margin-left:4.8pt;margin-top:.1pt;width:497.25pt;height:46.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1" fillcolor="#39a900" strokecolor="#4579b8 [3044]" w14:anchorId="3F596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">
                <v:shadow on="t" color="black" opacity="22937f" offset="0,.63889mm" origin=",.5"/>
                <v:textbox>
                  <w:txbxContent>
                    <w:p w:rsidR="002316A1" w:rsidP="00642760" w:rsidRDefault="002316A1" w14:paraId="4BBDCC3E" w14:textId="5AE3F023">
                      <w:pPr>
                        <w:jc w:val="center"/>
                        <w:rPr>
                          <w:lang w:val="es-MX"/>
                        </w:rPr>
                      </w:pPr>
                      <w:r>
                        <w:rPr>
                          <w:lang w:val="es-MX"/>
                        </w:rPr>
                        <w:t>Slider</w:t>
                      </w:r>
                    </w:p>
                    <w:p w:rsidRPr="002975F3" w:rsidR="002316A1" w:rsidP="00642760" w:rsidRDefault="002316A1" w14:paraId="4B51521F" w14:textId="7CCB6B8B">
                      <w:pPr>
                        <w:jc w:val="center"/>
                        <w:rPr>
                          <w:lang w:val="es-MX"/>
                        </w:rPr>
                      </w:pPr>
                      <w:r>
                        <w:rPr>
                          <w:lang w:val="es-MX"/>
                        </w:rPr>
                        <w:t>CF07_2</w:t>
                      </w:r>
                      <w:del w:author="Humberto Arias Diaz" w:date="2023-10-03T22:18:00Z" w:id="169">
                        <w:r w:rsidDel="00B55489">
                          <w:rPr>
                            <w:lang w:val="es-MX"/>
                          </w:rPr>
                          <w:delText>.4</w:delText>
                        </w:r>
                      </w:del>
                      <w:ins w:author="Humberto Arias Diaz" w:date="2023-10-03T22:18:00Z" w:id="170">
                        <w:r>
                          <w:rPr>
                            <w:lang w:val="es-MX"/>
                          </w:rPr>
                          <w:t>_c</w:t>
                        </w:r>
                      </w:ins>
                      <w:r>
                        <w:rPr>
                          <w:lang w:val="es-MX"/>
                        </w:rPr>
                        <w:t>_Ejemplo_PGD</w:t>
                      </w:r>
                    </w:p>
                  </w:txbxContent>
                </v:textbox>
              </v:rect>
            </w:pict>
          </mc:Fallback>
        </mc:AlternateContent>
      </w:r>
    </w:p>
    <w:p w:rsidR="00642760" w:rsidP="0075352B" w:rsidRDefault="00642760" w14:paraId="5C3CC655" w14:textId="5769FE5E">
      <w:pPr>
        <w:pBdr>
          <w:top w:val="nil"/>
          <w:left w:val="nil"/>
          <w:bottom w:val="nil"/>
          <w:right w:val="nil"/>
          <w:between w:val="nil"/>
        </w:pBdr>
        <w:snapToGrid w:val="0"/>
        <w:jc w:val="both"/>
        <w:rPr>
          <w:bCs/>
          <w:sz w:val="20"/>
          <w:szCs w:val="20"/>
        </w:rPr>
      </w:pPr>
    </w:p>
    <w:p w:rsidR="004577E9" w:rsidP="0075352B" w:rsidRDefault="004577E9" w14:paraId="18504041" w14:textId="59BDCADD">
      <w:pPr>
        <w:pBdr>
          <w:top w:val="nil"/>
          <w:left w:val="nil"/>
          <w:bottom w:val="nil"/>
          <w:right w:val="nil"/>
          <w:between w:val="nil"/>
        </w:pBdr>
        <w:snapToGrid w:val="0"/>
        <w:jc w:val="both"/>
        <w:rPr>
          <w:bCs/>
          <w:sz w:val="20"/>
          <w:szCs w:val="20"/>
        </w:rPr>
      </w:pPr>
    </w:p>
    <w:p w:rsidR="004577E9" w:rsidP="0075352B" w:rsidRDefault="004577E9" w14:paraId="611C648A" w14:textId="1949DD53">
      <w:pPr>
        <w:pBdr>
          <w:top w:val="nil"/>
          <w:left w:val="nil"/>
          <w:bottom w:val="nil"/>
          <w:right w:val="nil"/>
          <w:between w:val="nil"/>
        </w:pBdr>
        <w:snapToGrid w:val="0"/>
        <w:jc w:val="both"/>
        <w:rPr>
          <w:bCs/>
          <w:sz w:val="20"/>
          <w:szCs w:val="20"/>
        </w:rPr>
      </w:pPr>
    </w:p>
    <w:p w:rsidR="004577E9" w:rsidP="0075352B" w:rsidRDefault="004577E9" w14:paraId="41BC6ECD" w14:textId="74F38A68">
      <w:pPr>
        <w:pBdr>
          <w:top w:val="nil"/>
          <w:left w:val="nil"/>
          <w:bottom w:val="nil"/>
          <w:right w:val="nil"/>
          <w:between w:val="nil"/>
        </w:pBdr>
        <w:snapToGrid w:val="0"/>
        <w:jc w:val="both"/>
        <w:rPr>
          <w:bCs/>
          <w:sz w:val="20"/>
          <w:szCs w:val="20"/>
        </w:rPr>
      </w:pPr>
    </w:p>
    <w:p w:rsidR="00DC59DA" w:rsidP="0075352B" w:rsidRDefault="00E26E30" w14:paraId="6A652DA7" w14:textId="22EE1A69">
      <w:pPr>
        <w:pBdr>
          <w:top w:val="nil"/>
          <w:left w:val="nil"/>
          <w:bottom w:val="nil"/>
          <w:right w:val="nil"/>
          <w:between w:val="nil"/>
        </w:pBdr>
        <w:snapToGrid w:val="0"/>
        <w:jc w:val="both"/>
        <w:rPr>
          <w:bCs/>
          <w:sz w:val="20"/>
          <w:szCs w:val="20"/>
        </w:rPr>
      </w:pPr>
      <w:r w:rsidRPr="00904AA5">
        <w:rPr>
          <w:bCs/>
          <w:sz w:val="20"/>
          <w:szCs w:val="20"/>
        </w:rPr>
        <w:t>C</w:t>
      </w:r>
      <w:r w:rsidRPr="00904AA5" w:rsidR="00DC59DA">
        <w:rPr>
          <w:bCs/>
          <w:sz w:val="20"/>
          <w:szCs w:val="20"/>
        </w:rPr>
        <w:t>ada uno de estos</w:t>
      </w:r>
      <w:r w:rsidRPr="00904AA5">
        <w:rPr>
          <w:bCs/>
          <w:sz w:val="20"/>
          <w:szCs w:val="20"/>
        </w:rPr>
        <w:t xml:space="preserve"> pasos </w:t>
      </w:r>
      <w:r w:rsidRPr="00904AA5" w:rsidR="00DC59DA">
        <w:rPr>
          <w:bCs/>
          <w:sz w:val="20"/>
          <w:szCs w:val="20"/>
        </w:rPr>
        <w:t>impactan</w:t>
      </w:r>
      <w:r w:rsidRPr="00904AA5">
        <w:rPr>
          <w:bCs/>
          <w:sz w:val="20"/>
          <w:szCs w:val="20"/>
        </w:rPr>
        <w:t xml:space="preserve"> de buena manera los procesos de </w:t>
      </w:r>
      <w:r w:rsidR="00230C69">
        <w:rPr>
          <w:bCs/>
          <w:sz w:val="20"/>
          <w:szCs w:val="20"/>
        </w:rPr>
        <w:t>g</w:t>
      </w:r>
      <w:r w:rsidRPr="00904AA5">
        <w:rPr>
          <w:bCs/>
          <w:sz w:val="20"/>
          <w:szCs w:val="20"/>
        </w:rPr>
        <w:t xml:space="preserve">estión </w:t>
      </w:r>
      <w:r w:rsidR="00B61A5F">
        <w:rPr>
          <w:bCs/>
          <w:sz w:val="20"/>
          <w:szCs w:val="20"/>
        </w:rPr>
        <w:t>d</w:t>
      </w:r>
      <w:r w:rsidRPr="00904AA5" w:rsidR="00B61A5F">
        <w:rPr>
          <w:bCs/>
          <w:sz w:val="20"/>
          <w:szCs w:val="20"/>
        </w:rPr>
        <w:t xml:space="preserve">ocumental </w:t>
      </w:r>
      <w:r w:rsidRPr="00904AA5">
        <w:rPr>
          <w:bCs/>
          <w:sz w:val="20"/>
          <w:szCs w:val="20"/>
        </w:rPr>
        <w:t>para la organización</w:t>
      </w:r>
      <w:r w:rsidR="004D72C8">
        <w:rPr>
          <w:bCs/>
          <w:sz w:val="20"/>
          <w:szCs w:val="20"/>
        </w:rPr>
        <w:t>,</w:t>
      </w:r>
      <w:r w:rsidRPr="00904AA5">
        <w:rPr>
          <w:bCs/>
          <w:sz w:val="20"/>
          <w:szCs w:val="20"/>
        </w:rPr>
        <w:t xml:space="preserve"> y mejoran las e</w:t>
      </w:r>
      <w:r w:rsidRPr="00904AA5" w:rsidR="00DC59DA">
        <w:rPr>
          <w:bCs/>
          <w:sz w:val="20"/>
          <w:szCs w:val="20"/>
        </w:rPr>
        <w:t>strategias de la compañía.</w:t>
      </w:r>
    </w:p>
    <w:p w:rsidRPr="00904AA5" w:rsidR="004577E9" w:rsidP="0075352B" w:rsidRDefault="004577E9" w14:paraId="2378061D" w14:textId="77777777">
      <w:pPr>
        <w:pBdr>
          <w:top w:val="nil"/>
          <w:left w:val="nil"/>
          <w:bottom w:val="nil"/>
          <w:right w:val="nil"/>
          <w:between w:val="nil"/>
        </w:pBdr>
        <w:snapToGrid w:val="0"/>
        <w:jc w:val="both"/>
        <w:rPr>
          <w:bCs/>
          <w:sz w:val="20"/>
          <w:szCs w:val="20"/>
        </w:rPr>
      </w:pPr>
    </w:p>
    <w:p w:rsidR="00E26E30" w:rsidP="3A7CC36F" w:rsidRDefault="00DC59DA" w14:paraId="2AB20DCD" w14:textId="7239B762">
      <w:pPr>
        <w:snapToGrid w:val="0"/>
        <w:jc w:val="both"/>
        <w:rPr>
          <w:sz w:val="20"/>
          <w:szCs w:val="20"/>
        </w:rPr>
      </w:pPr>
      <w:r w:rsidRPr="3A7CC36F" w:rsidR="00DC59DA">
        <w:rPr>
          <w:sz w:val="20"/>
          <w:szCs w:val="20"/>
          <w:highlight w:val="yellow"/>
        </w:rPr>
        <w:t>As</w:t>
      </w:r>
      <w:r w:rsidRPr="3A7CC36F" w:rsidR="20653211">
        <w:rPr>
          <w:sz w:val="20"/>
          <w:szCs w:val="20"/>
          <w:highlight w:val="yellow"/>
        </w:rPr>
        <w:t>i</w:t>
      </w:r>
      <w:r w:rsidRPr="3A7CC36F" w:rsidR="00DC59DA">
        <w:rPr>
          <w:sz w:val="20"/>
          <w:szCs w:val="20"/>
          <w:highlight w:val="yellow"/>
        </w:rPr>
        <w:t>mismo</w:t>
      </w:r>
      <w:r w:rsidRPr="3A7CC36F" w:rsidR="00DC59DA">
        <w:rPr>
          <w:sz w:val="20"/>
          <w:szCs w:val="20"/>
        </w:rPr>
        <w:t xml:space="preserve">, es esencial tener presente que implementar un proceso de </w:t>
      </w:r>
      <w:r w:rsidRPr="3A7CC36F" w:rsidR="00230C69">
        <w:rPr>
          <w:sz w:val="20"/>
          <w:szCs w:val="20"/>
        </w:rPr>
        <w:t>g</w:t>
      </w:r>
      <w:r w:rsidRPr="3A7CC36F" w:rsidR="00DC59DA">
        <w:rPr>
          <w:sz w:val="20"/>
          <w:szCs w:val="20"/>
        </w:rPr>
        <w:t xml:space="preserve">estión documental en la </w:t>
      </w:r>
      <w:r w:rsidRPr="3A7CC36F" w:rsidR="004577E9">
        <w:rPr>
          <w:sz w:val="20"/>
          <w:szCs w:val="20"/>
        </w:rPr>
        <w:t>organización</w:t>
      </w:r>
      <w:r w:rsidRPr="3A7CC36F" w:rsidR="004577E9">
        <w:rPr>
          <w:sz w:val="20"/>
          <w:szCs w:val="20"/>
        </w:rPr>
        <w:t xml:space="preserve">, </w:t>
      </w:r>
      <w:r w:rsidRPr="3A7CC36F" w:rsidR="004577E9">
        <w:rPr>
          <w:sz w:val="20"/>
          <w:szCs w:val="20"/>
        </w:rPr>
        <w:t>conlleva</w:t>
      </w:r>
      <w:r w:rsidRPr="3A7CC36F" w:rsidR="00DC59DA">
        <w:rPr>
          <w:sz w:val="20"/>
          <w:szCs w:val="20"/>
        </w:rPr>
        <w:t xml:space="preserve"> como beneficio</w:t>
      </w:r>
      <w:r w:rsidRPr="3A7CC36F" w:rsidR="00E26E30">
        <w:rPr>
          <w:sz w:val="20"/>
          <w:szCs w:val="20"/>
        </w:rPr>
        <w:t xml:space="preserve"> la </w:t>
      </w:r>
      <w:r w:rsidRPr="3A7CC36F" w:rsidR="00E26E30">
        <w:rPr>
          <w:b w:val="1"/>
          <w:bCs w:val="1"/>
          <w:sz w:val="20"/>
          <w:szCs w:val="20"/>
        </w:rPr>
        <w:t>automatización y optimización del manejo de los documentos y archivos</w:t>
      </w:r>
      <w:r w:rsidRPr="3A7CC36F" w:rsidR="00DC59DA">
        <w:rPr>
          <w:sz w:val="20"/>
          <w:szCs w:val="20"/>
        </w:rPr>
        <w:t>. Para realizar estos</w:t>
      </w:r>
      <w:r w:rsidRPr="3A7CC36F" w:rsidR="00E26E30">
        <w:rPr>
          <w:sz w:val="20"/>
          <w:szCs w:val="20"/>
        </w:rPr>
        <w:t xml:space="preserve"> procesos de manera adecuada se necesita atención, cultura, tiempo y capacidad de </w:t>
      </w:r>
      <w:r w:rsidRPr="3A7CC36F" w:rsidR="00DC59DA">
        <w:rPr>
          <w:sz w:val="20"/>
          <w:szCs w:val="20"/>
        </w:rPr>
        <w:t xml:space="preserve">la </w:t>
      </w:r>
      <w:r w:rsidRPr="3A7CC36F" w:rsidR="00E26E30">
        <w:rPr>
          <w:sz w:val="20"/>
          <w:szCs w:val="20"/>
        </w:rPr>
        <w:t>organización</w:t>
      </w:r>
      <w:r w:rsidRPr="3A7CC36F" w:rsidR="00DC59DA">
        <w:rPr>
          <w:sz w:val="20"/>
          <w:szCs w:val="20"/>
        </w:rPr>
        <w:t>, además de las siguientes consideraciones:</w:t>
      </w:r>
    </w:p>
    <w:p w:rsidRPr="00904AA5" w:rsidR="004577E9" w:rsidP="0075352B" w:rsidRDefault="004577E9" w14:paraId="6997FD7B" w14:textId="77777777">
      <w:pPr>
        <w:pBdr>
          <w:top w:val="nil"/>
          <w:left w:val="nil"/>
          <w:bottom w:val="nil"/>
          <w:right w:val="nil"/>
          <w:between w:val="nil"/>
        </w:pBdr>
        <w:snapToGrid w:val="0"/>
        <w:jc w:val="both"/>
        <w:rPr>
          <w:bCs/>
          <w:sz w:val="20"/>
          <w:szCs w:val="20"/>
        </w:rPr>
      </w:pPr>
    </w:p>
    <w:p w:rsidRPr="00904AA5" w:rsidR="00DC59DA" w:rsidP="00BA059C" w:rsidRDefault="00DC59DA" w14:paraId="2CE84382" w14:textId="145078C7">
      <w:pPr>
        <w:pStyle w:val="Prrafodelista"/>
        <w:numPr>
          <w:ilvl w:val="0"/>
          <w:numId w:val="1"/>
        </w:numPr>
        <w:pBdr>
          <w:top w:val="nil"/>
          <w:left w:val="nil"/>
          <w:bottom w:val="nil"/>
          <w:right w:val="nil"/>
          <w:between w:val="nil"/>
        </w:pBdr>
        <w:snapToGrid w:val="0"/>
        <w:contextualSpacing w:val="0"/>
        <w:jc w:val="both"/>
        <w:rPr>
          <w:bCs/>
          <w:sz w:val="20"/>
          <w:szCs w:val="20"/>
        </w:rPr>
      </w:pPr>
      <w:r w:rsidRPr="00904AA5">
        <w:rPr>
          <w:bCs/>
          <w:sz w:val="20"/>
          <w:szCs w:val="20"/>
        </w:rPr>
        <w:t>L</w:t>
      </w:r>
      <w:r w:rsidRPr="00904AA5" w:rsidR="00E26E30">
        <w:rPr>
          <w:bCs/>
          <w:sz w:val="20"/>
          <w:szCs w:val="20"/>
        </w:rPr>
        <w:t xml:space="preserve">a alineación integral de la </w:t>
      </w:r>
      <w:r w:rsidRPr="00904AA5" w:rsidR="00EF1C15">
        <w:rPr>
          <w:bCs/>
          <w:sz w:val="20"/>
          <w:szCs w:val="20"/>
        </w:rPr>
        <w:t xml:space="preserve">arquitectura empresarial </w:t>
      </w:r>
      <w:r w:rsidRPr="00904AA5">
        <w:rPr>
          <w:bCs/>
          <w:sz w:val="20"/>
          <w:szCs w:val="20"/>
        </w:rPr>
        <w:t>requiere de un profesional experto en t</w:t>
      </w:r>
      <w:r w:rsidRPr="00904AA5" w:rsidR="00E26E30">
        <w:rPr>
          <w:bCs/>
          <w:sz w:val="20"/>
          <w:szCs w:val="20"/>
        </w:rPr>
        <w:t>ecnología.</w:t>
      </w:r>
    </w:p>
    <w:p w:rsidRPr="00904AA5" w:rsidR="00DC59DA" w:rsidP="00BA059C" w:rsidRDefault="00DC59DA" w14:paraId="0AC9B1FE" w14:textId="0DDD8701">
      <w:pPr>
        <w:pStyle w:val="Prrafodelista"/>
        <w:numPr>
          <w:ilvl w:val="0"/>
          <w:numId w:val="1"/>
        </w:numPr>
        <w:pBdr>
          <w:top w:val="nil"/>
          <w:left w:val="nil"/>
          <w:bottom w:val="nil"/>
          <w:right w:val="nil"/>
          <w:between w:val="nil"/>
        </w:pBdr>
        <w:snapToGrid w:val="0"/>
        <w:contextualSpacing w:val="0"/>
        <w:jc w:val="both"/>
        <w:rPr>
          <w:bCs/>
          <w:sz w:val="20"/>
          <w:szCs w:val="20"/>
        </w:rPr>
      </w:pPr>
      <w:r w:rsidRPr="00904AA5">
        <w:rPr>
          <w:bCs/>
          <w:sz w:val="20"/>
          <w:szCs w:val="20"/>
        </w:rPr>
        <w:t>Este profesional</w:t>
      </w:r>
      <w:r w:rsidRPr="00904AA5" w:rsidR="00E26E30">
        <w:rPr>
          <w:bCs/>
          <w:sz w:val="20"/>
          <w:szCs w:val="20"/>
        </w:rPr>
        <w:t xml:space="preserve"> debe </w:t>
      </w:r>
      <w:r w:rsidRPr="00904AA5">
        <w:rPr>
          <w:bCs/>
          <w:sz w:val="20"/>
          <w:szCs w:val="20"/>
        </w:rPr>
        <w:t>conocer</w:t>
      </w:r>
      <w:r w:rsidRPr="00904AA5" w:rsidR="00E26E30">
        <w:rPr>
          <w:bCs/>
          <w:sz w:val="20"/>
          <w:szCs w:val="20"/>
        </w:rPr>
        <w:t xml:space="preserve"> la normatividad de AE que solicita el Ministerio de las Tecnologías de la Información y Comunicaciones</w:t>
      </w:r>
      <w:r w:rsidRPr="00904AA5" w:rsidR="006E69E7">
        <w:rPr>
          <w:bCs/>
          <w:sz w:val="20"/>
          <w:szCs w:val="20"/>
        </w:rPr>
        <w:t xml:space="preserve"> (MinTIC)</w:t>
      </w:r>
      <w:r w:rsidRPr="00904AA5" w:rsidR="00E26E30">
        <w:rPr>
          <w:bCs/>
          <w:sz w:val="20"/>
          <w:szCs w:val="20"/>
        </w:rPr>
        <w:t>.</w:t>
      </w:r>
    </w:p>
    <w:p w:rsidR="00E26E30" w:rsidP="00BA059C" w:rsidRDefault="00E26E30" w14:paraId="75DB4D2B" w14:textId="6A3CDB9E">
      <w:pPr>
        <w:pStyle w:val="Prrafodelista"/>
        <w:numPr>
          <w:ilvl w:val="0"/>
          <w:numId w:val="1"/>
        </w:numPr>
        <w:pBdr>
          <w:top w:val="nil"/>
          <w:left w:val="nil"/>
          <w:bottom w:val="nil"/>
          <w:right w:val="nil"/>
          <w:between w:val="nil"/>
        </w:pBdr>
        <w:snapToGrid w:val="0"/>
        <w:contextualSpacing w:val="0"/>
        <w:jc w:val="both"/>
        <w:rPr>
          <w:bCs/>
          <w:sz w:val="20"/>
          <w:szCs w:val="20"/>
        </w:rPr>
      </w:pPr>
      <w:r w:rsidRPr="00904AA5">
        <w:rPr>
          <w:bCs/>
          <w:sz w:val="20"/>
          <w:szCs w:val="20"/>
        </w:rPr>
        <w:t xml:space="preserve">Antes de iniciar el ejercicio de AE, la organización debe tener establecido el Plan </w:t>
      </w:r>
      <w:r w:rsidR="004577E9">
        <w:rPr>
          <w:bCs/>
          <w:sz w:val="20"/>
          <w:szCs w:val="20"/>
        </w:rPr>
        <w:t>Estratégico de Tecnologías de la I</w:t>
      </w:r>
      <w:r w:rsidRPr="00904AA5" w:rsidR="00BC33F5">
        <w:rPr>
          <w:bCs/>
          <w:sz w:val="20"/>
          <w:szCs w:val="20"/>
        </w:rPr>
        <w:t xml:space="preserve">nformación </w:t>
      </w:r>
      <w:r w:rsidRPr="00904AA5" w:rsidR="00DC59DA">
        <w:rPr>
          <w:bCs/>
          <w:sz w:val="20"/>
          <w:szCs w:val="20"/>
        </w:rPr>
        <w:t>(</w:t>
      </w:r>
      <w:r w:rsidRPr="00904AA5">
        <w:rPr>
          <w:bCs/>
          <w:sz w:val="20"/>
          <w:szCs w:val="20"/>
        </w:rPr>
        <w:t>PETI</w:t>
      </w:r>
      <w:r w:rsidRPr="00904AA5" w:rsidR="00DC59DA">
        <w:rPr>
          <w:bCs/>
          <w:sz w:val="20"/>
          <w:szCs w:val="20"/>
        </w:rPr>
        <w:t>)</w:t>
      </w:r>
      <w:r w:rsidRPr="00904AA5">
        <w:rPr>
          <w:bCs/>
          <w:sz w:val="20"/>
          <w:szCs w:val="20"/>
        </w:rPr>
        <w:t>.</w:t>
      </w:r>
    </w:p>
    <w:p w:rsidRPr="00904AA5" w:rsidR="004577E9" w:rsidP="004577E9" w:rsidRDefault="004577E9" w14:paraId="3BC230FD" w14:textId="77777777">
      <w:pPr>
        <w:pStyle w:val="Prrafodelista"/>
        <w:pBdr>
          <w:top w:val="nil"/>
          <w:left w:val="nil"/>
          <w:bottom w:val="nil"/>
          <w:right w:val="nil"/>
          <w:between w:val="nil"/>
        </w:pBdr>
        <w:snapToGrid w:val="0"/>
        <w:contextualSpacing w:val="0"/>
        <w:jc w:val="both"/>
        <w:rPr>
          <w:bCs/>
          <w:sz w:val="20"/>
          <w:szCs w:val="20"/>
        </w:rPr>
      </w:pPr>
    </w:p>
    <w:p w:rsidR="00DC59DA" w:rsidP="0075352B" w:rsidRDefault="00DC59DA" w14:paraId="5324BE3E" w14:textId="0E46DCC1">
      <w:pPr>
        <w:pBdr>
          <w:top w:val="nil"/>
          <w:left w:val="nil"/>
          <w:bottom w:val="nil"/>
          <w:right w:val="nil"/>
          <w:between w:val="nil"/>
        </w:pBdr>
        <w:snapToGrid w:val="0"/>
        <w:jc w:val="both"/>
        <w:rPr>
          <w:sz w:val="20"/>
          <w:szCs w:val="20"/>
        </w:rPr>
      </w:pPr>
      <w:r w:rsidRPr="00904AA5">
        <w:rPr>
          <w:sz w:val="20"/>
          <w:szCs w:val="20"/>
        </w:rPr>
        <w:t xml:space="preserve">A partir de </w:t>
      </w:r>
      <w:r w:rsidRPr="00904AA5" w:rsidR="00EB154C">
        <w:rPr>
          <w:sz w:val="20"/>
          <w:szCs w:val="20"/>
        </w:rPr>
        <w:t>estas</w:t>
      </w:r>
      <w:r w:rsidRPr="00904AA5">
        <w:rPr>
          <w:sz w:val="20"/>
          <w:szCs w:val="20"/>
        </w:rPr>
        <w:t xml:space="preserve"> consideraciones</w:t>
      </w:r>
      <w:r w:rsidR="00091816">
        <w:rPr>
          <w:sz w:val="20"/>
          <w:szCs w:val="20"/>
        </w:rPr>
        <w:t xml:space="preserve"> se puede preguntar</w:t>
      </w:r>
      <w:r w:rsidR="00C35AF3">
        <w:rPr>
          <w:sz w:val="20"/>
          <w:szCs w:val="20"/>
        </w:rPr>
        <w:t>,</w:t>
      </w:r>
      <w:r w:rsidRPr="00904AA5">
        <w:rPr>
          <w:sz w:val="20"/>
          <w:szCs w:val="20"/>
        </w:rPr>
        <w:t xml:space="preserve"> ¿cómo e</w:t>
      </w:r>
      <w:r w:rsidRPr="00904AA5" w:rsidR="00E26E30">
        <w:rPr>
          <w:sz w:val="20"/>
          <w:szCs w:val="20"/>
        </w:rPr>
        <w:t>l profesional de tecnologí</w:t>
      </w:r>
      <w:r w:rsidRPr="00904AA5">
        <w:rPr>
          <w:sz w:val="20"/>
          <w:szCs w:val="20"/>
        </w:rPr>
        <w:t xml:space="preserve">a </w:t>
      </w:r>
      <w:r w:rsidRPr="00904AA5" w:rsidR="00EB154C">
        <w:rPr>
          <w:sz w:val="20"/>
          <w:szCs w:val="20"/>
        </w:rPr>
        <w:t xml:space="preserve">puede </w:t>
      </w:r>
      <w:r w:rsidRPr="00904AA5" w:rsidR="00E26E30">
        <w:rPr>
          <w:sz w:val="20"/>
          <w:szCs w:val="20"/>
        </w:rPr>
        <w:t>apoya</w:t>
      </w:r>
      <w:r w:rsidRPr="00904AA5">
        <w:rPr>
          <w:sz w:val="20"/>
          <w:szCs w:val="20"/>
        </w:rPr>
        <w:t>r el proceso del PETI y definir las estrategias</w:t>
      </w:r>
      <w:r w:rsidRPr="00904AA5">
        <w:rPr>
          <w:b/>
          <w:sz w:val="20"/>
          <w:szCs w:val="20"/>
        </w:rPr>
        <w:t xml:space="preserve"> </w:t>
      </w:r>
      <w:r w:rsidRPr="00904AA5">
        <w:rPr>
          <w:sz w:val="20"/>
          <w:szCs w:val="20"/>
        </w:rPr>
        <w:t>para la realización de la AE?</w:t>
      </w:r>
    </w:p>
    <w:p w:rsidRPr="00904AA5" w:rsidR="004577E9" w:rsidP="0075352B" w:rsidRDefault="004577E9" w14:paraId="4F8F9F4B" w14:textId="77777777">
      <w:pPr>
        <w:pBdr>
          <w:top w:val="nil"/>
          <w:left w:val="nil"/>
          <w:bottom w:val="nil"/>
          <w:right w:val="nil"/>
          <w:between w:val="nil"/>
        </w:pBdr>
        <w:snapToGrid w:val="0"/>
        <w:jc w:val="both"/>
        <w:rPr>
          <w:sz w:val="20"/>
          <w:szCs w:val="20"/>
        </w:rPr>
      </w:pPr>
    </w:p>
    <w:p w:rsidR="00DC59DA" w:rsidP="0075352B" w:rsidRDefault="00DC59DA" w14:paraId="6877229B" w14:textId="465F3776">
      <w:pPr>
        <w:pBdr>
          <w:top w:val="nil"/>
          <w:left w:val="nil"/>
          <w:bottom w:val="nil"/>
          <w:right w:val="nil"/>
          <w:between w:val="nil"/>
        </w:pBdr>
        <w:snapToGrid w:val="0"/>
        <w:jc w:val="both"/>
        <w:rPr>
          <w:bCs/>
          <w:sz w:val="20"/>
          <w:szCs w:val="20"/>
        </w:rPr>
      </w:pPr>
      <w:r w:rsidRPr="00B8516C">
        <w:rPr>
          <w:bCs/>
          <w:sz w:val="20"/>
          <w:szCs w:val="20"/>
        </w:rPr>
        <w:t xml:space="preserve">En lo referente al proceso </w:t>
      </w:r>
      <w:r w:rsidR="00E16DF8">
        <w:rPr>
          <w:bCs/>
          <w:sz w:val="20"/>
          <w:szCs w:val="20"/>
        </w:rPr>
        <w:t>d</w:t>
      </w:r>
      <w:r w:rsidRPr="00B8516C">
        <w:rPr>
          <w:bCs/>
          <w:sz w:val="20"/>
          <w:szCs w:val="20"/>
        </w:rPr>
        <w:t>el PETI, el profesional en tecnología debe realizar las siguientes actividades</w:t>
      </w:r>
      <w:r w:rsidRPr="00B004CD">
        <w:rPr>
          <w:bCs/>
          <w:sz w:val="20"/>
          <w:szCs w:val="20"/>
        </w:rPr>
        <w:t>:</w:t>
      </w:r>
    </w:p>
    <w:p w:rsidR="004577E9" w:rsidP="0075352B" w:rsidRDefault="004577E9" w14:paraId="4DDF8428" w14:textId="4B6F231E">
      <w:pPr>
        <w:pBdr>
          <w:top w:val="nil"/>
          <w:left w:val="nil"/>
          <w:bottom w:val="nil"/>
          <w:right w:val="nil"/>
          <w:between w:val="nil"/>
        </w:pBdr>
        <w:snapToGrid w:val="0"/>
        <w:jc w:val="both"/>
        <w:rPr>
          <w:bCs/>
          <w:sz w:val="20"/>
          <w:szCs w:val="20"/>
        </w:rPr>
      </w:pPr>
    </w:p>
    <w:p w:rsidRPr="00B004CD" w:rsidR="004577E9" w:rsidP="0075352B" w:rsidRDefault="004577E9" w14:paraId="61411254" w14:textId="71136749">
      <w:pPr>
        <w:pBdr>
          <w:top w:val="nil"/>
          <w:left w:val="nil"/>
          <w:bottom w:val="nil"/>
          <w:right w:val="nil"/>
          <w:between w:val="nil"/>
        </w:pBdr>
        <w:snapToGrid w:val="0"/>
        <w:jc w:val="both"/>
        <w:rPr>
          <w:bCs/>
          <w:sz w:val="20"/>
          <w:szCs w:val="20"/>
        </w:rPr>
      </w:pPr>
      <w:r w:rsidRPr="0086353E">
        <w:rPr>
          <w:b/>
          <w:noProof/>
          <w:sz w:val="20"/>
          <w:szCs w:val="20"/>
        </w:rPr>
        <mc:AlternateContent>
          <mc:Choice Requires="wps">
            <w:drawing>
              <wp:anchor distT="0" distB="0" distL="114300" distR="114300" simplePos="0" relativeHeight="251860992" behindDoc="0" locked="0" layoutInCell="1" allowOverlap="1" wp14:anchorId="3799C3A7" wp14:editId="547FBCE3">
                <wp:simplePos x="0" y="0"/>
                <wp:positionH relativeFrom="column">
                  <wp:posOffset>13335</wp:posOffset>
                </wp:positionH>
                <wp:positionV relativeFrom="paragraph">
                  <wp:posOffset>19050</wp:posOffset>
                </wp:positionV>
                <wp:extent cx="6315075" cy="590550"/>
                <wp:effectExtent l="57150" t="19050" r="85725" b="95250"/>
                <wp:wrapNone/>
                <wp:docPr id="8" name="Rectángulo 8"/>
                <wp:cNvGraphicFramePr/>
                <a:graphic xmlns:a="http://schemas.openxmlformats.org/drawingml/2006/main">
                  <a:graphicData uri="http://schemas.microsoft.com/office/word/2010/wordprocessingShape">
                    <wps:wsp>
                      <wps:cNvSpPr/>
                      <wps:spPr>
                        <a:xfrm>
                          <a:off x="0" y="0"/>
                          <a:ext cx="6315075" cy="59055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002316A1" w:rsidP="00EB154C" w:rsidRDefault="002316A1" w14:paraId="0B87D637" w14:textId="1487F297">
                            <w:pPr>
                              <w:jc w:val="center"/>
                              <w:rPr>
                                <w:lang w:val="es-MX"/>
                              </w:rPr>
                            </w:pPr>
                            <w:r>
                              <w:rPr>
                                <w:lang w:val="es-MX"/>
                              </w:rPr>
                              <w:t>Pestañas</w:t>
                            </w:r>
                          </w:p>
                          <w:p w:rsidRPr="002975F3" w:rsidR="002316A1" w:rsidP="00EB154C" w:rsidRDefault="002316A1" w14:paraId="7531AAA8" w14:textId="0ACCBBD2">
                            <w:pPr>
                              <w:jc w:val="center"/>
                              <w:rPr>
                                <w:lang w:val="es-MX"/>
                              </w:rPr>
                            </w:pPr>
                            <w:r>
                              <w:rPr>
                                <w:lang w:val="es-MX"/>
                              </w:rPr>
                              <w:t>CF07_2</w:t>
                            </w:r>
                            <w:del w:author="Humberto Arias Diaz" w:date="2023-10-03T22:18:00Z" w:id="171">
                              <w:r w:rsidDel="00B55489">
                                <w:rPr>
                                  <w:lang w:val="es-MX"/>
                                </w:rPr>
                                <w:delText>.5</w:delText>
                              </w:r>
                            </w:del>
                            <w:ins w:author="Humberto Arias Diaz" w:date="2023-10-03T22:18:00Z" w:id="172">
                              <w:r>
                                <w:rPr>
                                  <w:lang w:val="es-MX"/>
                                </w:rPr>
                                <w:t>_d</w:t>
                              </w:r>
                            </w:ins>
                            <w:r>
                              <w:rPr>
                                <w:lang w:val="es-MX"/>
                              </w:rPr>
                              <w:t>_Actividades_profesional_PETI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8" style="position:absolute;left:0;text-align:left;margin-left:1.05pt;margin-top:1.5pt;width:497.25pt;height:46.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2" fillcolor="#39a900" strokecolor="#4579b8 [3044]" w14:anchorId="3799C3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">
                <v:shadow on="t" color="black" opacity="22937f" offset="0,.63889mm" origin=",.5"/>
                <v:textbox>
                  <w:txbxContent>
                    <w:p w:rsidR="002316A1" w:rsidP="00EB154C" w:rsidRDefault="002316A1" w14:paraId="0B87D637" w14:textId="1487F297">
                      <w:pPr>
                        <w:jc w:val="center"/>
                        <w:rPr>
                          <w:lang w:val="es-MX"/>
                        </w:rPr>
                      </w:pPr>
                      <w:r>
                        <w:rPr>
                          <w:lang w:val="es-MX"/>
                        </w:rPr>
                        <w:t>Pestañas</w:t>
                      </w:r>
                    </w:p>
                    <w:p w:rsidRPr="002975F3" w:rsidR="002316A1" w:rsidP="00EB154C" w:rsidRDefault="002316A1" w14:paraId="7531AAA8" w14:textId="0ACCBBD2">
                      <w:pPr>
                        <w:jc w:val="center"/>
                        <w:rPr>
                          <w:lang w:val="es-MX"/>
                        </w:rPr>
                      </w:pPr>
                      <w:r>
                        <w:rPr>
                          <w:lang w:val="es-MX"/>
                        </w:rPr>
                        <w:t>CF07_2</w:t>
                      </w:r>
                      <w:del w:author="Humberto Arias Diaz" w:date="2023-10-03T22:18:00Z" w:id="173">
                        <w:r w:rsidDel="00B55489">
                          <w:rPr>
                            <w:lang w:val="es-MX"/>
                          </w:rPr>
                          <w:delText>.5</w:delText>
                        </w:r>
                      </w:del>
                      <w:ins w:author="Humberto Arias Diaz" w:date="2023-10-03T22:18:00Z" w:id="174">
                        <w:r>
                          <w:rPr>
                            <w:lang w:val="es-MX"/>
                          </w:rPr>
                          <w:t>_d</w:t>
                        </w:r>
                      </w:ins>
                      <w:r>
                        <w:rPr>
                          <w:lang w:val="es-MX"/>
                        </w:rPr>
                        <w:t>_Actividades_profesional_PETI</w:t>
                      </w:r>
                    </w:p>
                  </w:txbxContent>
                </v:textbox>
              </v:rect>
            </w:pict>
          </mc:Fallback>
        </mc:AlternateContent>
      </w:r>
    </w:p>
    <w:p w:rsidRPr="0086353E" w:rsidR="00EB154C" w:rsidP="0075352B" w:rsidRDefault="00EB154C" w14:paraId="1C6FE3EE" w14:textId="27187A2A">
      <w:pPr>
        <w:pBdr>
          <w:top w:val="nil"/>
          <w:left w:val="nil"/>
          <w:bottom w:val="nil"/>
          <w:right w:val="nil"/>
          <w:between w:val="nil"/>
        </w:pBdr>
        <w:snapToGrid w:val="0"/>
        <w:jc w:val="both"/>
        <w:rPr>
          <w:sz w:val="20"/>
          <w:szCs w:val="20"/>
        </w:rPr>
      </w:pPr>
    </w:p>
    <w:p w:rsidRPr="0086353E" w:rsidR="00EB154C" w:rsidP="0075352B" w:rsidRDefault="00EB154C" w14:paraId="4DD3B0D5" w14:textId="4D33A87B">
      <w:pPr>
        <w:pBdr>
          <w:top w:val="nil"/>
          <w:left w:val="nil"/>
          <w:bottom w:val="nil"/>
          <w:right w:val="nil"/>
          <w:between w:val="nil"/>
        </w:pBdr>
        <w:snapToGrid w:val="0"/>
        <w:jc w:val="both"/>
        <w:rPr>
          <w:sz w:val="20"/>
          <w:szCs w:val="20"/>
        </w:rPr>
      </w:pPr>
    </w:p>
    <w:p w:rsidR="00EB154C" w:rsidP="0075352B" w:rsidRDefault="00EB154C" w14:paraId="51D34D00" w14:textId="329C6AF0">
      <w:pPr>
        <w:pBdr>
          <w:top w:val="nil"/>
          <w:left w:val="nil"/>
          <w:bottom w:val="nil"/>
          <w:right w:val="nil"/>
          <w:between w:val="nil"/>
        </w:pBdr>
        <w:snapToGrid w:val="0"/>
        <w:jc w:val="both"/>
        <w:rPr>
          <w:sz w:val="20"/>
          <w:szCs w:val="20"/>
        </w:rPr>
      </w:pPr>
    </w:p>
    <w:p w:rsidRPr="00904AA5" w:rsidR="004577E9" w:rsidP="0075352B" w:rsidRDefault="004577E9" w14:paraId="35BF470A" w14:textId="77777777">
      <w:pPr>
        <w:pBdr>
          <w:top w:val="nil"/>
          <w:left w:val="nil"/>
          <w:bottom w:val="nil"/>
          <w:right w:val="nil"/>
          <w:between w:val="nil"/>
        </w:pBdr>
        <w:snapToGrid w:val="0"/>
        <w:jc w:val="both"/>
        <w:rPr>
          <w:sz w:val="20"/>
          <w:szCs w:val="20"/>
        </w:rPr>
      </w:pPr>
    </w:p>
    <w:p w:rsidRPr="00B8516C" w:rsidR="006E69E7" w:rsidP="0075352B" w:rsidRDefault="00B4631D" w14:paraId="2BDC1413" w14:textId="32188A51">
      <w:pPr>
        <w:pBdr>
          <w:top w:val="nil"/>
          <w:left w:val="nil"/>
          <w:bottom w:val="nil"/>
          <w:right w:val="nil"/>
          <w:between w:val="nil"/>
        </w:pBdr>
        <w:snapToGrid w:val="0"/>
        <w:jc w:val="both"/>
        <w:rPr>
          <w:bCs/>
          <w:sz w:val="20"/>
          <w:szCs w:val="20"/>
        </w:rPr>
      </w:pPr>
      <w:r w:rsidRPr="00B8516C">
        <w:rPr>
          <w:noProof/>
          <w:sz w:val="20"/>
          <w:szCs w:val="20"/>
        </w:rPr>
        <w:drawing>
          <wp:anchor distT="0" distB="0" distL="114300" distR="114300" simplePos="0" relativeHeight="251856896" behindDoc="0" locked="0" layoutInCell="1" allowOverlap="1" wp14:anchorId="090A9809" wp14:editId="5CA4E77B">
            <wp:simplePos x="0" y="0"/>
            <wp:positionH relativeFrom="column">
              <wp:posOffset>564707</wp:posOffset>
            </wp:positionH>
            <wp:positionV relativeFrom="paragraph">
              <wp:posOffset>85258</wp:posOffset>
            </wp:positionV>
            <wp:extent cx="946711" cy="888520"/>
            <wp:effectExtent l="0" t="0" r="6350" b="698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6711" cy="888520"/>
                    </a:xfrm>
                    <a:prstGeom prst="rect">
                      <a:avLst/>
                    </a:prstGeom>
                  </pic:spPr>
                </pic:pic>
              </a:graphicData>
            </a:graphic>
            <wp14:sizeRelH relativeFrom="page">
              <wp14:pctWidth>0</wp14:pctWidth>
            </wp14:sizeRelH>
            <wp14:sizeRelV relativeFrom="page">
              <wp14:pctHeight>0</wp14:pctHeight>
            </wp14:sizeRelV>
          </wp:anchor>
        </w:drawing>
      </w:r>
      <w:r w:rsidRPr="00B8516C" w:rsidR="00A01988">
        <w:rPr>
          <w:noProof/>
          <w:sz w:val="20"/>
          <w:szCs w:val="20"/>
        </w:rPr>
        <mc:AlternateContent>
          <mc:Choice Requires="wps">
            <w:drawing>
              <wp:inline distT="0" distB="0" distL="0" distR="0" wp14:anchorId="1C661523" wp14:editId="2F8440C6">
                <wp:extent cx="6267450" cy="1465936"/>
                <wp:effectExtent l="57150" t="19050" r="76200" b="93980"/>
                <wp:docPr id="7" name="Rectángulo redondeado 7"/>
                <wp:cNvGraphicFramePr/>
                <a:graphic xmlns:a="http://schemas.openxmlformats.org/drawingml/2006/main">
                  <a:graphicData uri="http://schemas.microsoft.com/office/word/2010/wordprocessingShape">
                    <wps:wsp>
                      <wps:cNvSpPr/>
                      <wps:spPr>
                        <a:xfrm>
                          <a:off x="0" y="0"/>
                          <a:ext cx="6267450" cy="1465936"/>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2316A1" w:rsidP="004577E9" w:rsidRDefault="002316A1" w14:paraId="5B30AE0E" w14:textId="034F2764">
                            <w:pPr>
                              <w:pBdr>
                                <w:top w:val="nil"/>
                                <w:left w:val="nil"/>
                                <w:bottom w:val="nil"/>
                                <w:right w:val="nil"/>
                                <w:between w:val="nil"/>
                              </w:pBdr>
                              <w:snapToGrid w:val="0"/>
                              <w:spacing w:after="120"/>
                              <w:ind w:left="2268"/>
                              <w:jc w:val="both"/>
                            </w:pPr>
                            <w:ins w:author="Humberto Arias Diaz" w:date="2023-10-03T16:28:00Z" w:id="175">
                              <w:r w:rsidRPr="004577E9">
                                <w:rPr>
                                  <w:bCs/>
                                  <w:color w:val="000000" w:themeColor="text1"/>
                                  <w:sz w:val="20"/>
                                  <w:szCs w:val="20"/>
                                </w:rPr>
                                <w:t xml:space="preserve">Es necesario </w:t>
                              </w:r>
                              <w:r w:rsidRPr="004577E9">
                                <w:rPr>
                                  <w:rStyle w:val="Refdecomentario"/>
                                  <w:color w:val="000000" w:themeColor="text1"/>
                                  <w:sz w:val="20"/>
                                  <w:szCs w:val="20"/>
                                </w:rPr>
                                <w:annotationRef/>
                              </w:r>
                              <w:r w:rsidRPr="004577E9">
                                <w:rPr>
                                  <w:bCs/>
                                  <w:color w:val="000000" w:themeColor="text1"/>
                                  <w:sz w:val="20"/>
                                  <w:szCs w:val="20"/>
                                </w:rPr>
                                <w:t>tener en cuenta que todos los pasos del PETI serán cíclicos, no terminan, todos los puntos se revisan una y otra vez, actualizando la versión para lograr el ajuste necesario del documento y las buenas prácticas en la organización.</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id="Rectángulo redondeado 7" style="width:493.5pt;height:115.45pt;visibility:visible;mso-wrap-style:square;mso-left-percent:-10001;mso-top-percent:-10001;mso-position-horizontal:absolute;mso-position-horizontal-relative:char;mso-position-vertical:absolute;mso-position-vertical-relative:line;mso-left-percent:-10001;mso-top-percent:-10001;v-text-anchor:middle" o:spid="_x0000_s1063" fillcolor="white [3212]" strokecolor="#4579b8 [3044]" arcsize="10923f" w14:anchorId="1C66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">
                <v:shadow on="t" color="black" opacity="22937f" offset="0,.63889mm" origin=",.5"/>
                <v:textbox style="mso-fit-shape-to-text:t">
                  <w:txbxContent>
                    <w:p w:rsidR="002316A1" w:rsidP="004577E9" w:rsidRDefault="002316A1" w14:paraId="5B30AE0E" w14:textId="034F2764">
                      <w:pPr>
                        <w:pBdr>
                          <w:top w:val="nil"/>
                          <w:left w:val="nil"/>
                          <w:bottom w:val="nil"/>
                          <w:right w:val="nil"/>
                          <w:between w:val="nil"/>
                        </w:pBdr>
                        <w:snapToGrid w:val="0"/>
                        <w:spacing w:after="120"/>
                        <w:ind w:left="2268"/>
                        <w:jc w:val="both"/>
                      </w:pPr>
                      <w:ins w:author="Humberto Arias Diaz" w:date="2023-10-03T16:28:00Z" w:id="176">
                        <w:r w:rsidRPr="004577E9">
                          <w:rPr>
                            <w:bCs/>
                            <w:color w:val="000000" w:themeColor="text1"/>
                            <w:sz w:val="20"/>
                            <w:szCs w:val="20"/>
                          </w:rPr>
                          <w:t xml:space="preserve">Es necesario </w:t>
                        </w:r>
                        <w:r w:rsidRPr="004577E9">
                          <w:rPr>
                            <w:rStyle w:val="Refdecomentario"/>
                            <w:color w:val="000000" w:themeColor="text1"/>
                            <w:sz w:val="20"/>
                            <w:szCs w:val="20"/>
                          </w:rPr>
                          <w:annotationRef/>
                        </w:r>
                        <w:r w:rsidRPr="004577E9">
                          <w:rPr>
                            <w:bCs/>
                            <w:color w:val="000000" w:themeColor="text1"/>
                            <w:sz w:val="20"/>
                            <w:szCs w:val="20"/>
                          </w:rPr>
                          <w:t>tener en cuenta que todos los pasos del PETI serán cíclicos, no terminan, todos los puntos se revisan una y otra vez, actualizando la versión para lograr el ajuste necesario del documento y las buenas prácticas en la organización.</w:t>
                        </w:r>
                      </w:ins>
                    </w:p>
                  </w:txbxContent>
                </v:textbox>
                <w10:anchorlock/>
              </v:roundrect>
            </w:pict>
          </mc:Fallback>
        </mc:AlternateContent>
      </w:r>
    </w:p>
    <w:p w:rsidR="00E26E30" w:rsidP="0075352B" w:rsidRDefault="00E26E30" w14:paraId="566C0A5F" w14:textId="5BE089EC">
      <w:pPr>
        <w:pBdr>
          <w:top w:val="nil"/>
          <w:left w:val="nil"/>
          <w:bottom w:val="nil"/>
          <w:right w:val="nil"/>
          <w:between w:val="nil"/>
        </w:pBdr>
        <w:snapToGrid w:val="0"/>
        <w:jc w:val="both"/>
        <w:rPr>
          <w:sz w:val="20"/>
          <w:szCs w:val="20"/>
        </w:rPr>
      </w:pPr>
      <w:r w:rsidRPr="00B8516C">
        <w:rPr>
          <w:sz w:val="20"/>
          <w:szCs w:val="20"/>
        </w:rPr>
        <w:t>E</w:t>
      </w:r>
      <w:r w:rsidRPr="00B8516C" w:rsidR="00B108C5">
        <w:rPr>
          <w:sz w:val="20"/>
          <w:szCs w:val="20"/>
        </w:rPr>
        <w:t>n cuanto a definir las estrategias para la realización de la AE, el profesion</w:t>
      </w:r>
      <w:r w:rsidRPr="00B8516C" w:rsidR="00592AF0">
        <w:rPr>
          <w:sz w:val="20"/>
          <w:szCs w:val="20"/>
        </w:rPr>
        <w:t>al de tecnologías debe realizar</w:t>
      </w:r>
      <w:r w:rsidRPr="00BA638B">
        <w:rPr>
          <w:sz w:val="20"/>
          <w:szCs w:val="20"/>
        </w:rPr>
        <w:t xml:space="preserve"> </w:t>
      </w:r>
      <w:r w:rsidRPr="00B8516C">
        <w:rPr>
          <w:sz w:val="20"/>
          <w:szCs w:val="20"/>
        </w:rPr>
        <w:t>un diagnóstico previo en la organización en cua</w:t>
      </w:r>
      <w:r w:rsidRPr="00B8516C" w:rsidR="00592AF0">
        <w:rPr>
          <w:sz w:val="20"/>
          <w:szCs w:val="20"/>
        </w:rPr>
        <w:t xml:space="preserve">nto a </w:t>
      </w:r>
      <w:r w:rsidR="00DB0B9F">
        <w:rPr>
          <w:sz w:val="20"/>
          <w:szCs w:val="20"/>
        </w:rPr>
        <w:t>a</w:t>
      </w:r>
      <w:r w:rsidRPr="00B8516C" w:rsidR="00592AF0">
        <w:rPr>
          <w:sz w:val="20"/>
          <w:szCs w:val="20"/>
        </w:rPr>
        <w:t xml:space="preserve">rquitectura </w:t>
      </w:r>
      <w:r w:rsidR="00DB0B9F">
        <w:rPr>
          <w:sz w:val="20"/>
          <w:szCs w:val="20"/>
        </w:rPr>
        <w:t>e</w:t>
      </w:r>
      <w:r w:rsidRPr="00B8516C" w:rsidR="00592AF0">
        <w:rPr>
          <w:sz w:val="20"/>
          <w:szCs w:val="20"/>
        </w:rPr>
        <w:t>mpresar</w:t>
      </w:r>
      <w:r w:rsidRPr="00B8516C" w:rsidR="006E69E7">
        <w:rPr>
          <w:sz w:val="20"/>
          <w:szCs w:val="20"/>
        </w:rPr>
        <w:t>ial, para lo cual es necesario identificar las necesidades tecnológicas de la empresa:</w:t>
      </w:r>
    </w:p>
    <w:p w:rsidRPr="00B8516C" w:rsidR="004577E9" w:rsidP="0075352B" w:rsidRDefault="004577E9" w14:paraId="5018147A" w14:textId="77777777">
      <w:pPr>
        <w:pBdr>
          <w:top w:val="nil"/>
          <w:left w:val="nil"/>
          <w:bottom w:val="nil"/>
          <w:right w:val="nil"/>
          <w:between w:val="nil"/>
        </w:pBdr>
        <w:snapToGrid w:val="0"/>
        <w:jc w:val="both"/>
        <w:rPr>
          <w:sz w:val="20"/>
          <w:szCs w:val="20"/>
        </w:rPr>
      </w:pPr>
    </w:p>
    <w:p w:rsidRPr="00904AA5" w:rsidR="00E26E30" w:rsidP="00BA059C" w:rsidRDefault="00E26E30" w14:paraId="2A92FE6A" w14:textId="10E1B528">
      <w:pPr>
        <w:pStyle w:val="Prrafodelista"/>
        <w:numPr>
          <w:ilvl w:val="2"/>
          <w:numId w:val="11"/>
        </w:numPr>
        <w:pBdr>
          <w:top w:val="nil"/>
          <w:left w:val="nil"/>
          <w:bottom w:val="nil"/>
          <w:right w:val="nil"/>
          <w:between w:val="nil"/>
        </w:pBdr>
        <w:snapToGrid w:val="0"/>
        <w:ind w:left="993" w:hanging="284"/>
        <w:contextualSpacing w:val="0"/>
        <w:jc w:val="both"/>
        <w:rPr>
          <w:bCs/>
          <w:sz w:val="20"/>
          <w:szCs w:val="20"/>
        </w:rPr>
      </w:pPr>
      <w:r w:rsidRPr="00904AA5">
        <w:rPr>
          <w:bCs/>
          <w:sz w:val="20"/>
          <w:szCs w:val="20"/>
        </w:rPr>
        <w:t xml:space="preserve">Debe gestionar los requerimientos de los trabajadores, </w:t>
      </w:r>
      <w:r w:rsidRPr="00904AA5" w:rsidR="00B26078">
        <w:rPr>
          <w:bCs/>
          <w:sz w:val="20"/>
          <w:szCs w:val="20"/>
        </w:rPr>
        <w:t>sus</w:t>
      </w:r>
      <w:r w:rsidRPr="00904AA5">
        <w:rPr>
          <w:bCs/>
          <w:sz w:val="20"/>
          <w:szCs w:val="20"/>
        </w:rPr>
        <w:t xml:space="preserve"> necesidades </w:t>
      </w:r>
      <w:r w:rsidRPr="00904AA5" w:rsidR="00B26078">
        <w:rPr>
          <w:bCs/>
          <w:sz w:val="20"/>
          <w:szCs w:val="20"/>
        </w:rPr>
        <w:t>en el</w:t>
      </w:r>
      <w:r w:rsidRPr="00904AA5">
        <w:rPr>
          <w:bCs/>
          <w:sz w:val="20"/>
          <w:szCs w:val="20"/>
        </w:rPr>
        <w:t xml:space="preserve"> área, documentarlas y socializarlas con todos los empleados</w:t>
      </w:r>
      <w:r w:rsidRPr="00904AA5" w:rsidR="00B26078">
        <w:rPr>
          <w:bCs/>
          <w:sz w:val="20"/>
          <w:szCs w:val="20"/>
        </w:rPr>
        <w:t>,</w:t>
      </w:r>
      <w:r w:rsidRPr="00904AA5">
        <w:rPr>
          <w:bCs/>
          <w:sz w:val="20"/>
          <w:szCs w:val="20"/>
        </w:rPr>
        <w:t xml:space="preserve"> para entender y dar mejores ideas </w:t>
      </w:r>
      <w:r w:rsidRPr="00904AA5" w:rsidR="00B26078">
        <w:rPr>
          <w:bCs/>
          <w:sz w:val="20"/>
          <w:szCs w:val="20"/>
        </w:rPr>
        <w:t>orientadas a</w:t>
      </w:r>
      <w:r w:rsidRPr="00904AA5">
        <w:rPr>
          <w:bCs/>
          <w:sz w:val="20"/>
          <w:szCs w:val="20"/>
        </w:rPr>
        <w:t xml:space="preserve">l proceso de </w:t>
      </w:r>
      <w:r w:rsidRPr="00904AA5" w:rsidR="00DB0B9F">
        <w:rPr>
          <w:bCs/>
          <w:sz w:val="20"/>
          <w:szCs w:val="20"/>
        </w:rPr>
        <w:t>gestión documental</w:t>
      </w:r>
      <w:r w:rsidRPr="00904AA5">
        <w:rPr>
          <w:bCs/>
          <w:sz w:val="20"/>
          <w:szCs w:val="20"/>
        </w:rPr>
        <w:t>.</w:t>
      </w:r>
    </w:p>
    <w:p w:rsidRPr="00904AA5" w:rsidR="00E26E30" w:rsidP="00BA059C" w:rsidRDefault="00B26078" w14:paraId="2D846074" w14:textId="379E0EE1">
      <w:pPr>
        <w:pStyle w:val="Prrafodelista"/>
        <w:numPr>
          <w:ilvl w:val="2"/>
          <w:numId w:val="11"/>
        </w:numPr>
        <w:pBdr>
          <w:top w:val="nil"/>
          <w:left w:val="nil"/>
          <w:bottom w:val="nil"/>
          <w:right w:val="nil"/>
          <w:between w:val="nil"/>
        </w:pBdr>
        <w:snapToGrid w:val="0"/>
        <w:ind w:left="993" w:hanging="284"/>
        <w:contextualSpacing w:val="0"/>
        <w:jc w:val="both"/>
        <w:rPr>
          <w:bCs/>
          <w:sz w:val="20"/>
          <w:szCs w:val="20"/>
        </w:rPr>
      </w:pPr>
      <w:r w:rsidRPr="00904AA5">
        <w:rPr>
          <w:bCs/>
          <w:sz w:val="20"/>
          <w:szCs w:val="20"/>
        </w:rPr>
        <w:t>D</w:t>
      </w:r>
      <w:r w:rsidRPr="00904AA5" w:rsidR="00E26E30">
        <w:rPr>
          <w:bCs/>
          <w:sz w:val="20"/>
          <w:szCs w:val="20"/>
        </w:rPr>
        <w:t>ebe apoyarse en la sistema</w:t>
      </w:r>
      <w:r w:rsidRPr="00904AA5">
        <w:rPr>
          <w:bCs/>
          <w:sz w:val="20"/>
          <w:szCs w:val="20"/>
        </w:rPr>
        <w:t xml:space="preserve">tización de todos los procesos, que </w:t>
      </w:r>
      <w:r w:rsidRPr="00904AA5" w:rsidR="00E26E30">
        <w:rPr>
          <w:bCs/>
          <w:sz w:val="20"/>
          <w:szCs w:val="20"/>
        </w:rPr>
        <w:t>se debe</w:t>
      </w:r>
      <w:r w:rsidRPr="00904AA5">
        <w:rPr>
          <w:bCs/>
          <w:sz w:val="20"/>
          <w:szCs w:val="20"/>
        </w:rPr>
        <w:t>n</w:t>
      </w:r>
      <w:r w:rsidRPr="00904AA5" w:rsidR="00E26E30">
        <w:rPr>
          <w:bCs/>
          <w:sz w:val="20"/>
          <w:szCs w:val="20"/>
        </w:rPr>
        <w:t xml:space="preserve"> ejecutar por medio sistemas </w:t>
      </w:r>
      <w:r w:rsidRPr="00904AA5">
        <w:rPr>
          <w:bCs/>
          <w:sz w:val="20"/>
          <w:szCs w:val="20"/>
        </w:rPr>
        <w:t xml:space="preserve">tecnológicos </w:t>
      </w:r>
      <w:r w:rsidRPr="00904AA5" w:rsidR="00E26E30">
        <w:rPr>
          <w:bCs/>
          <w:sz w:val="20"/>
          <w:szCs w:val="20"/>
        </w:rPr>
        <w:t>para lograr la eficienci</w:t>
      </w:r>
      <w:r w:rsidRPr="00904AA5">
        <w:rPr>
          <w:bCs/>
          <w:sz w:val="20"/>
          <w:szCs w:val="20"/>
        </w:rPr>
        <w:t xml:space="preserve">a y </w:t>
      </w:r>
      <w:r w:rsidR="00E35881">
        <w:rPr>
          <w:bCs/>
          <w:sz w:val="20"/>
          <w:szCs w:val="20"/>
        </w:rPr>
        <w:t xml:space="preserve">la </w:t>
      </w:r>
      <w:r w:rsidRPr="00904AA5">
        <w:rPr>
          <w:bCs/>
          <w:sz w:val="20"/>
          <w:szCs w:val="20"/>
        </w:rPr>
        <w:t>rapidez en e</w:t>
      </w:r>
      <w:r w:rsidRPr="00904AA5" w:rsidR="00E26E30">
        <w:rPr>
          <w:bCs/>
          <w:sz w:val="20"/>
          <w:szCs w:val="20"/>
        </w:rPr>
        <w:t>l proceso.</w:t>
      </w:r>
    </w:p>
    <w:p w:rsidRPr="00904AA5" w:rsidR="00E26E30" w:rsidP="00BA059C" w:rsidRDefault="00E26E30" w14:paraId="4A751071" w14:textId="147E90FE">
      <w:pPr>
        <w:pStyle w:val="Prrafodelista"/>
        <w:numPr>
          <w:ilvl w:val="2"/>
          <w:numId w:val="11"/>
        </w:numPr>
        <w:pBdr>
          <w:top w:val="nil"/>
          <w:left w:val="nil"/>
          <w:bottom w:val="nil"/>
          <w:right w:val="nil"/>
          <w:between w:val="nil"/>
        </w:pBdr>
        <w:snapToGrid w:val="0"/>
        <w:ind w:left="993" w:hanging="284"/>
        <w:contextualSpacing w:val="0"/>
        <w:jc w:val="both"/>
        <w:rPr>
          <w:bCs/>
          <w:sz w:val="20"/>
          <w:szCs w:val="20"/>
        </w:rPr>
      </w:pPr>
      <w:r w:rsidRPr="00904AA5">
        <w:rPr>
          <w:bCs/>
          <w:sz w:val="20"/>
          <w:szCs w:val="20"/>
        </w:rPr>
        <w:t>E</w:t>
      </w:r>
      <w:r w:rsidRPr="00904AA5" w:rsidR="00B26078">
        <w:rPr>
          <w:bCs/>
          <w:sz w:val="20"/>
          <w:szCs w:val="20"/>
        </w:rPr>
        <w:t xml:space="preserve">l profesional requiere construir </w:t>
      </w:r>
      <w:r w:rsidRPr="00904AA5">
        <w:rPr>
          <w:bCs/>
          <w:sz w:val="20"/>
          <w:szCs w:val="20"/>
        </w:rPr>
        <w:t xml:space="preserve">un catálogo de servicios, en </w:t>
      </w:r>
      <w:r w:rsidR="00E35881">
        <w:rPr>
          <w:bCs/>
          <w:sz w:val="20"/>
          <w:szCs w:val="20"/>
        </w:rPr>
        <w:t>el</w:t>
      </w:r>
      <w:r w:rsidRPr="00904AA5" w:rsidR="00E35881">
        <w:rPr>
          <w:bCs/>
          <w:sz w:val="20"/>
          <w:szCs w:val="20"/>
        </w:rPr>
        <w:t xml:space="preserve"> </w:t>
      </w:r>
      <w:r w:rsidRPr="00904AA5">
        <w:rPr>
          <w:bCs/>
          <w:sz w:val="20"/>
          <w:szCs w:val="20"/>
        </w:rPr>
        <w:t xml:space="preserve">cual </w:t>
      </w:r>
      <w:r w:rsidRPr="00904AA5" w:rsidR="00B26078">
        <w:rPr>
          <w:bCs/>
          <w:sz w:val="20"/>
          <w:szCs w:val="20"/>
        </w:rPr>
        <w:t>definirá</w:t>
      </w:r>
      <w:r w:rsidRPr="00904AA5">
        <w:rPr>
          <w:bCs/>
          <w:sz w:val="20"/>
          <w:szCs w:val="20"/>
        </w:rPr>
        <w:t xml:space="preserve"> los objetivos</w:t>
      </w:r>
      <w:r w:rsidRPr="00904AA5" w:rsidR="00B26078">
        <w:rPr>
          <w:bCs/>
          <w:sz w:val="20"/>
          <w:szCs w:val="20"/>
        </w:rPr>
        <w:t xml:space="preserve"> y los beneficios, además de</w:t>
      </w:r>
      <w:r w:rsidRPr="00904AA5">
        <w:rPr>
          <w:bCs/>
          <w:sz w:val="20"/>
          <w:szCs w:val="20"/>
        </w:rPr>
        <w:t xml:space="preserve"> socializarlo</w:t>
      </w:r>
      <w:r w:rsidR="00E35881">
        <w:rPr>
          <w:bCs/>
          <w:sz w:val="20"/>
          <w:szCs w:val="20"/>
        </w:rPr>
        <w:t>s</w:t>
      </w:r>
      <w:r w:rsidRPr="00904AA5">
        <w:rPr>
          <w:bCs/>
          <w:sz w:val="20"/>
          <w:szCs w:val="20"/>
        </w:rPr>
        <w:t xml:space="preserve"> con los usuarios internos y externos, generando una cultura de compromiso y lealtad para la gestión documental en la empresa.</w:t>
      </w:r>
    </w:p>
    <w:p w:rsidR="00E26E30" w:rsidP="00BA059C" w:rsidRDefault="00E26E30" w14:paraId="325920C9" w14:textId="19606A12">
      <w:pPr>
        <w:pStyle w:val="Prrafodelista"/>
        <w:numPr>
          <w:ilvl w:val="2"/>
          <w:numId w:val="11"/>
        </w:numPr>
        <w:pBdr>
          <w:top w:val="nil"/>
          <w:left w:val="nil"/>
          <w:bottom w:val="nil"/>
          <w:right w:val="nil"/>
          <w:between w:val="nil"/>
        </w:pBdr>
        <w:snapToGrid w:val="0"/>
        <w:ind w:left="993" w:hanging="284"/>
        <w:contextualSpacing w:val="0"/>
        <w:jc w:val="both"/>
        <w:rPr>
          <w:bCs/>
          <w:sz w:val="20"/>
          <w:szCs w:val="20"/>
        </w:rPr>
      </w:pPr>
      <w:r w:rsidRPr="00904AA5">
        <w:rPr>
          <w:bCs/>
          <w:sz w:val="20"/>
          <w:szCs w:val="20"/>
        </w:rPr>
        <w:lastRenderedPageBreak/>
        <w:t>Luego de realizar el seguimiento a los requerimientos</w:t>
      </w:r>
      <w:r w:rsidRPr="00904AA5" w:rsidR="00B26078">
        <w:rPr>
          <w:bCs/>
          <w:sz w:val="20"/>
          <w:szCs w:val="20"/>
        </w:rPr>
        <w:t>,</w:t>
      </w:r>
      <w:r w:rsidRPr="00904AA5">
        <w:rPr>
          <w:bCs/>
          <w:sz w:val="20"/>
          <w:szCs w:val="20"/>
        </w:rPr>
        <w:t xml:space="preserve"> </w:t>
      </w:r>
      <w:r w:rsidRPr="00904AA5" w:rsidR="00B26078">
        <w:rPr>
          <w:bCs/>
          <w:sz w:val="20"/>
          <w:szCs w:val="20"/>
        </w:rPr>
        <w:t xml:space="preserve">los debe enfocar en un </w:t>
      </w:r>
      <w:r w:rsidRPr="00881375" w:rsidR="00B26078">
        <w:rPr>
          <w:bCs/>
          <w:i/>
          <w:sz w:val="20"/>
          <w:szCs w:val="20"/>
        </w:rPr>
        <w:t>software</w:t>
      </w:r>
      <w:r w:rsidRPr="00904AA5" w:rsidR="00B26078">
        <w:rPr>
          <w:bCs/>
          <w:sz w:val="20"/>
          <w:szCs w:val="20"/>
        </w:rPr>
        <w:t>; de esta forma</w:t>
      </w:r>
      <w:r w:rsidRPr="00904AA5">
        <w:rPr>
          <w:bCs/>
          <w:sz w:val="20"/>
          <w:szCs w:val="20"/>
        </w:rPr>
        <w:t xml:space="preserve"> pasar</w:t>
      </w:r>
      <w:r w:rsidR="007C6EC0">
        <w:rPr>
          <w:bCs/>
          <w:sz w:val="20"/>
          <w:szCs w:val="20"/>
        </w:rPr>
        <w:t>á</w:t>
      </w:r>
      <w:r w:rsidRPr="00904AA5">
        <w:rPr>
          <w:bCs/>
          <w:sz w:val="20"/>
          <w:szCs w:val="20"/>
        </w:rPr>
        <w:t xml:space="preserve">n de requerimientos administrativos a </w:t>
      </w:r>
      <w:r w:rsidRPr="00904AA5">
        <w:rPr>
          <w:bCs/>
          <w:i/>
          <w:sz w:val="20"/>
          <w:szCs w:val="20"/>
        </w:rPr>
        <w:t>software</w:t>
      </w:r>
      <w:r w:rsidRPr="00904AA5">
        <w:rPr>
          <w:bCs/>
          <w:sz w:val="20"/>
          <w:szCs w:val="20"/>
        </w:rPr>
        <w:t xml:space="preserve">, </w:t>
      </w:r>
      <w:r w:rsidRPr="00904AA5" w:rsidR="00B26078">
        <w:rPr>
          <w:bCs/>
          <w:sz w:val="20"/>
          <w:szCs w:val="20"/>
        </w:rPr>
        <w:t>los subdividirá en características, estructura y t</w:t>
      </w:r>
      <w:r w:rsidRPr="00904AA5">
        <w:rPr>
          <w:bCs/>
          <w:sz w:val="20"/>
          <w:szCs w:val="20"/>
        </w:rPr>
        <w:t>ipos de requerimientos.</w:t>
      </w:r>
    </w:p>
    <w:p w:rsidRPr="00904AA5" w:rsidR="004577E9" w:rsidP="004577E9" w:rsidRDefault="004577E9" w14:paraId="22D20397" w14:textId="77777777">
      <w:pPr>
        <w:pStyle w:val="Prrafodelista"/>
        <w:pBdr>
          <w:top w:val="nil"/>
          <w:left w:val="nil"/>
          <w:bottom w:val="nil"/>
          <w:right w:val="nil"/>
          <w:between w:val="nil"/>
        </w:pBdr>
        <w:snapToGrid w:val="0"/>
        <w:ind w:left="993"/>
        <w:contextualSpacing w:val="0"/>
        <w:jc w:val="both"/>
        <w:rPr>
          <w:bCs/>
          <w:sz w:val="20"/>
          <w:szCs w:val="20"/>
        </w:rPr>
      </w:pPr>
    </w:p>
    <w:p w:rsidR="00592AF0" w:rsidP="0075352B" w:rsidRDefault="00592AF0" w14:paraId="1149BEC9" w14:textId="33C84569">
      <w:pPr>
        <w:pBdr>
          <w:top w:val="nil"/>
          <w:left w:val="nil"/>
          <w:bottom w:val="nil"/>
          <w:right w:val="nil"/>
          <w:between w:val="nil"/>
        </w:pBdr>
        <w:snapToGrid w:val="0"/>
        <w:jc w:val="both"/>
        <w:rPr>
          <w:bCs/>
          <w:sz w:val="20"/>
          <w:szCs w:val="20"/>
        </w:rPr>
      </w:pPr>
      <w:r w:rsidRPr="00904AA5">
        <w:rPr>
          <w:bCs/>
          <w:sz w:val="20"/>
          <w:szCs w:val="20"/>
        </w:rPr>
        <w:t>Pero, ¿cómo se adelanta la gestión documental</w:t>
      </w:r>
      <w:r w:rsidRPr="00904AA5" w:rsidR="006E69E7">
        <w:rPr>
          <w:bCs/>
          <w:sz w:val="20"/>
          <w:szCs w:val="20"/>
        </w:rPr>
        <w:t xml:space="preserve"> en un </w:t>
      </w:r>
      <w:commentRangeStart w:id="177"/>
      <w:r w:rsidRPr="00904AA5" w:rsidR="006E69E7">
        <w:rPr>
          <w:bCs/>
          <w:i/>
          <w:sz w:val="20"/>
          <w:szCs w:val="20"/>
        </w:rPr>
        <w:t>software</w:t>
      </w:r>
      <w:r w:rsidRPr="00904AA5">
        <w:rPr>
          <w:bCs/>
          <w:sz w:val="20"/>
          <w:szCs w:val="20"/>
        </w:rPr>
        <w:t>?</w:t>
      </w:r>
      <w:commentRangeEnd w:id="177"/>
      <w:r w:rsidRPr="00B8516C" w:rsidR="00B14777">
        <w:rPr>
          <w:rStyle w:val="Refdecomentario"/>
          <w:sz w:val="20"/>
          <w:szCs w:val="20"/>
        </w:rPr>
        <w:commentReference w:id="177"/>
      </w:r>
    </w:p>
    <w:p w:rsidRPr="0086353E" w:rsidR="004577E9" w:rsidP="0075352B" w:rsidRDefault="004577E9" w14:paraId="251BA3D7" w14:textId="1B7991EA">
      <w:pPr>
        <w:pBdr>
          <w:top w:val="nil"/>
          <w:left w:val="nil"/>
          <w:bottom w:val="nil"/>
          <w:right w:val="nil"/>
          <w:between w:val="nil"/>
        </w:pBdr>
        <w:snapToGrid w:val="0"/>
        <w:jc w:val="both"/>
        <w:rPr>
          <w:bCs/>
          <w:sz w:val="20"/>
          <w:szCs w:val="20"/>
        </w:rPr>
      </w:pPr>
      <w:r w:rsidRPr="0086353E">
        <w:rPr>
          <w:bCs/>
          <w:noProof/>
          <w:sz w:val="20"/>
          <w:szCs w:val="20"/>
        </w:rPr>
        <mc:AlternateContent>
          <mc:Choice Requires="wps">
            <w:drawing>
              <wp:anchor distT="0" distB="0" distL="114300" distR="114300" simplePos="0" relativeHeight="251931648" behindDoc="0" locked="0" layoutInCell="1" allowOverlap="1" wp14:anchorId="321AAFA8" wp14:editId="05736FE0">
                <wp:simplePos x="0" y="0"/>
                <wp:positionH relativeFrom="column">
                  <wp:posOffset>270510</wp:posOffset>
                </wp:positionH>
                <wp:positionV relativeFrom="paragraph">
                  <wp:posOffset>153035</wp:posOffset>
                </wp:positionV>
                <wp:extent cx="6076950" cy="847725"/>
                <wp:effectExtent l="57150" t="38100" r="57150" b="77470"/>
                <wp:wrapNone/>
                <wp:docPr id="6" name="Rectángulo redondeado 6"/>
                <wp:cNvGraphicFramePr/>
                <a:graphic xmlns:a="http://schemas.openxmlformats.org/drawingml/2006/main">
                  <a:graphicData uri="http://schemas.microsoft.com/office/word/2010/wordprocessingShape">
                    <wps:wsp>
                      <wps:cNvSpPr/>
                      <wps:spPr>
                        <a:xfrm>
                          <a:off x="0" y="0"/>
                          <a:ext cx="6076950" cy="847725"/>
                        </a:xfrm>
                        <a:prstGeom prst="roundRect">
                          <a:avLst/>
                        </a:prstGeom>
                        <a:solidFill>
                          <a:schemeClr val="accent3">
                            <a:lumMod val="60000"/>
                            <a:lumOff val="40000"/>
                          </a:schemeClr>
                        </a:solidFill>
                        <a:ln>
                          <a:noFill/>
                        </a:ln>
                      </wps:spPr>
                      <wps:style>
                        <a:lnRef idx="1">
                          <a:schemeClr val="accent6"/>
                        </a:lnRef>
                        <a:fillRef idx="2">
                          <a:schemeClr val="accent6"/>
                        </a:fillRef>
                        <a:effectRef idx="1">
                          <a:schemeClr val="accent6"/>
                        </a:effectRef>
                        <a:fontRef idx="minor">
                          <a:schemeClr val="dk1"/>
                        </a:fontRef>
                      </wps:style>
                      <wps:txbx>
                        <w:txbxContent>
                          <w:p w:rsidRPr="00904AA5" w:rsidR="002316A1" w:rsidDel="00B53D08" w:rsidP="00B53D08" w:rsidRDefault="002316A1" w14:paraId="63B3CBB4" w14:textId="039A9BE6">
                            <w:pPr>
                              <w:pBdr>
                                <w:top w:val="nil"/>
                                <w:left w:val="nil"/>
                                <w:bottom w:val="nil"/>
                                <w:right w:val="nil"/>
                                <w:between w:val="nil"/>
                              </w:pBdr>
                              <w:snapToGrid w:val="0"/>
                              <w:spacing w:after="120"/>
                              <w:jc w:val="both"/>
                              <w:rPr>
                                <w:del w:author="Humberto Arias Diaz" w:date="2023-10-03T16:32:00Z" w:id="178"/>
                                <w:bCs/>
                                <w:sz w:val="20"/>
                                <w:szCs w:val="20"/>
                              </w:rPr>
                            </w:pPr>
                            <w:r w:rsidRPr="0086353E">
                              <w:rPr>
                                <w:bCs/>
                                <w:sz w:val="20"/>
                                <w:szCs w:val="20"/>
                              </w:rPr>
                              <w:t xml:space="preserve">La gestión documental en un </w:t>
                            </w:r>
                            <w:r w:rsidRPr="00904AA5">
                              <w:rPr>
                                <w:bCs/>
                                <w:i/>
                                <w:sz w:val="20"/>
                                <w:szCs w:val="20"/>
                              </w:rPr>
                              <w:t>software</w:t>
                            </w:r>
                            <w:r w:rsidRPr="00904AA5">
                              <w:rPr>
                                <w:bCs/>
                                <w:sz w:val="20"/>
                                <w:szCs w:val="20"/>
                              </w:rPr>
                              <w:t xml:space="preserve"> se enfoca en los </w:t>
                            </w:r>
                            <w:r w:rsidRPr="00904AA5">
                              <w:rPr>
                                <w:b/>
                                <w:bCs/>
                                <w:sz w:val="20"/>
                                <w:szCs w:val="20"/>
                              </w:rPr>
                              <w:t>casos de uso</w:t>
                            </w:r>
                            <w:r w:rsidRPr="00904AA5">
                              <w:rPr>
                                <w:bCs/>
                                <w:sz w:val="20"/>
                                <w:szCs w:val="20"/>
                              </w:rPr>
                              <w:t xml:space="preserve">, los cuales se definen como la </w:t>
                            </w:r>
                            <w:r w:rsidRPr="00904AA5">
                              <w:rPr>
                                <w:b/>
                                <w:bCs/>
                                <w:sz w:val="20"/>
                                <w:szCs w:val="20"/>
                              </w:rPr>
                              <w:t>secuencia de iteraciones que se desarrollan en un sistema</w:t>
                            </w:r>
                            <w:r w:rsidRPr="00904AA5">
                              <w:rPr>
                                <w:bCs/>
                                <w:sz w:val="20"/>
                                <w:szCs w:val="20"/>
                              </w:rPr>
                              <w:t xml:space="preserve">, </w:t>
                            </w:r>
                            <w:r w:rsidRPr="00904AA5">
                              <w:rPr>
                                <w:b/>
                                <w:bCs/>
                                <w:sz w:val="20"/>
                                <w:szCs w:val="20"/>
                              </w:rPr>
                              <w:t>junto con sus actores en respuesta a un evento</w:t>
                            </w:r>
                            <w:r w:rsidRPr="00904AA5">
                              <w:rPr>
                                <w:bCs/>
                                <w:sz w:val="20"/>
                                <w:szCs w:val="20"/>
                              </w:rPr>
                              <w:t xml:space="preserve">. Se emplean </w:t>
                            </w:r>
                            <w:r w:rsidRPr="00904AA5">
                              <w:rPr>
                                <w:b/>
                                <w:bCs/>
                                <w:sz w:val="20"/>
                                <w:szCs w:val="20"/>
                              </w:rPr>
                              <w:t>los diagramas de caso de uso</w:t>
                            </w:r>
                            <w:r w:rsidRPr="00904AA5">
                              <w:rPr>
                                <w:bCs/>
                                <w:sz w:val="20"/>
                                <w:szCs w:val="20"/>
                              </w:rPr>
                              <w:t xml:space="preserve"> que especifican la comunicación y </w:t>
                            </w:r>
                            <w:r>
                              <w:rPr>
                                <w:bCs/>
                                <w:sz w:val="20"/>
                                <w:szCs w:val="20"/>
                              </w:rPr>
                              <w:t xml:space="preserve">el </w:t>
                            </w:r>
                            <w:r w:rsidRPr="00904AA5">
                              <w:rPr>
                                <w:bCs/>
                                <w:sz w:val="20"/>
                                <w:szCs w:val="20"/>
                              </w:rPr>
                              <w:t>comportamiento del sistema mediante la interacción con los usuarios.</w:t>
                            </w:r>
                          </w:p>
                          <w:p w:rsidR="002316A1" w:rsidP="004577E9" w:rsidRDefault="002316A1" w14:paraId="753F206F" w14:textId="77777777">
                            <w:pPr>
                              <w:pBdr>
                                <w:top w:val="nil"/>
                                <w:left w:val="nil"/>
                                <w:bottom w:val="nil"/>
                                <w:right w:val="nil"/>
                                <w:between w:val="nil"/>
                              </w:pBdr>
                              <w:snapToGrid w:val="0"/>
                              <w:spacing w:after="120"/>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oundrect id="Rectángulo redondeado 6" style="position:absolute;left:0;text-align:left;margin-left:21.3pt;margin-top:12.05pt;width:478.5pt;height:66.7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64" fillcolor="#c2d69b [1942]" stroked="f" arcsize="10923f" w14:anchorId="321AAF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">
                <v:shadow on="t" color="black" opacity="24903f" offset="0,.55556mm" origin=",.5"/>
                <v:textbox style="mso-fit-shape-to-text:t">
                  <w:txbxContent>
                    <w:p w:rsidRPr="00904AA5" w:rsidR="002316A1" w:rsidDel="00B53D08" w:rsidP="00B53D08" w:rsidRDefault="002316A1" w14:paraId="63B3CBB4" w14:textId="039A9BE6">
                      <w:pPr>
                        <w:pBdr>
                          <w:top w:val="nil"/>
                          <w:left w:val="nil"/>
                          <w:bottom w:val="nil"/>
                          <w:right w:val="nil"/>
                          <w:between w:val="nil"/>
                        </w:pBdr>
                        <w:snapToGrid w:val="0"/>
                        <w:spacing w:after="120"/>
                        <w:jc w:val="both"/>
                        <w:rPr>
                          <w:del w:author="Humberto Arias Diaz" w:date="2023-10-03T16:32:00Z" w:id="179"/>
                          <w:bCs/>
                          <w:sz w:val="20"/>
                          <w:szCs w:val="20"/>
                        </w:rPr>
                      </w:pPr>
                      <w:r w:rsidRPr="0086353E">
                        <w:rPr>
                          <w:bCs/>
                          <w:sz w:val="20"/>
                          <w:szCs w:val="20"/>
                        </w:rPr>
                        <w:t xml:space="preserve">La gestión documental en un </w:t>
                      </w:r>
                      <w:r w:rsidRPr="00904AA5">
                        <w:rPr>
                          <w:bCs/>
                          <w:i/>
                          <w:sz w:val="20"/>
                          <w:szCs w:val="20"/>
                        </w:rPr>
                        <w:t>software</w:t>
                      </w:r>
                      <w:r w:rsidRPr="00904AA5">
                        <w:rPr>
                          <w:bCs/>
                          <w:sz w:val="20"/>
                          <w:szCs w:val="20"/>
                        </w:rPr>
                        <w:t xml:space="preserve"> se enfoca en los </w:t>
                      </w:r>
                      <w:r w:rsidRPr="00904AA5">
                        <w:rPr>
                          <w:b/>
                          <w:bCs/>
                          <w:sz w:val="20"/>
                          <w:szCs w:val="20"/>
                        </w:rPr>
                        <w:t>casos de uso</w:t>
                      </w:r>
                      <w:r w:rsidRPr="00904AA5">
                        <w:rPr>
                          <w:bCs/>
                          <w:sz w:val="20"/>
                          <w:szCs w:val="20"/>
                        </w:rPr>
                        <w:t xml:space="preserve">, los cuales se definen como la </w:t>
                      </w:r>
                      <w:r w:rsidRPr="00904AA5">
                        <w:rPr>
                          <w:b/>
                          <w:bCs/>
                          <w:sz w:val="20"/>
                          <w:szCs w:val="20"/>
                        </w:rPr>
                        <w:t>secuencia de iteraciones que se desarrollan en un sistema</w:t>
                      </w:r>
                      <w:r w:rsidRPr="00904AA5">
                        <w:rPr>
                          <w:bCs/>
                          <w:sz w:val="20"/>
                          <w:szCs w:val="20"/>
                        </w:rPr>
                        <w:t xml:space="preserve">, </w:t>
                      </w:r>
                      <w:r w:rsidRPr="00904AA5">
                        <w:rPr>
                          <w:b/>
                          <w:bCs/>
                          <w:sz w:val="20"/>
                          <w:szCs w:val="20"/>
                        </w:rPr>
                        <w:t>junto con sus actores en respuesta a un evento</w:t>
                      </w:r>
                      <w:r w:rsidRPr="00904AA5">
                        <w:rPr>
                          <w:bCs/>
                          <w:sz w:val="20"/>
                          <w:szCs w:val="20"/>
                        </w:rPr>
                        <w:t xml:space="preserve">. Se emplean </w:t>
                      </w:r>
                      <w:r w:rsidRPr="00904AA5">
                        <w:rPr>
                          <w:b/>
                          <w:bCs/>
                          <w:sz w:val="20"/>
                          <w:szCs w:val="20"/>
                        </w:rPr>
                        <w:t>los diagramas de caso de uso</w:t>
                      </w:r>
                      <w:r w:rsidRPr="00904AA5">
                        <w:rPr>
                          <w:bCs/>
                          <w:sz w:val="20"/>
                          <w:szCs w:val="20"/>
                        </w:rPr>
                        <w:t xml:space="preserve"> que especifican la comunicación y </w:t>
                      </w:r>
                      <w:r>
                        <w:rPr>
                          <w:bCs/>
                          <w:sz w:val="20"/>
                          <w:szCs w:val="20"/>
                        </w:rPr>
                        <w:t xml:space="preserve">el </w:t>
                      </w:r>
                      <w:r w:rsidRPr="00904AA5">
                        <w:rPr>
                          <w:bCs/>
                          <w:sz w:val="20"/>
                          <w:szCs w:val="20"/>
                        </w:rPr>
                        <w:t>comportamiento del sistema mediante la interacción con los usuarios.</w:t>
                      </w:r>
                    </w:p>
                    <w:p w:rsidR="002316A1" w:rsidP="004577E9" w:rsidRDefault="002316A1" w14:paraId="753F206F" w14:textId="77777777">
                      <w:pPr>
                        <w:pBdr>
                          <w:top w:val="nil"/>
                          <w:left w:val="nil"/>
                          <w:bottom w:val="nil"/>
                          <w:right w:val="nil"/>
                          <w:between w:val="nil"/>
                        </w:pBdr>
                        <w:snapToGrid w:val="0"/>
                        <w:spacing w:after="120"/>
                        <w:jc w:val="both"/>
                      </w:pPr>
                    </w:p>
                  </w:txbxContent>
                </v:textbox>
              </v:roundrect>
            </w:pict>
          </mc:Fallback>
        </mc:AlternateContent>
      </w:r>
    </w:p>
    <w:p w:rsidRPr="0086353E" w:rsidR="00E26E30" w:rsidP="0075352B" w:rsidRDefault="00E26E30" w14:paraId="204BA047" w14:textId="68E7B0E1">
      <w:pPr>
        <w:pStyle w:val="Prrafodelista"/>
        <w:snapToGrid w:val="0"/>
        <w:ind w:left="0"/>
        <w:contextualSpacing w:val="0"/>
        <w:rPr>
          <w:bCs/>
          <w:sz w:val="20"/>
          <w:szCs w:val="20"/>
        </w:rPr>
      </w:pPr>
    </w:p>
    <w:p w:rsidR="004577E9" w:rsidP="0075352B" w:rsidRDefault="004577E9" w14:paraId="4765B89B" w14:textId="383D54C7">
      <w:pPr>
        <w:pBdr>
          <w:top w:val="nil"/>
          <w:left w:val="nil"/>
          <w:bottom w:val="nil"/>
          <w:right w:val="nil"/>
          <w:between w:val="nil"/>
        </w:pBdr>
        <w:snapToGrid w:val="0"/>
        <w:jc w:val="both"/>
        <w:rPr>
          <w:bCs/>
          <w:sz w:val="20"/>
          <w:szCs w:val="20"/>
        </w:rPr>
      </w:pPr>
    </w:p>
    <w:p w:rsidR="004577E9" w:rsidP="0075352B" w:rsidRDefault="004577E9" w14:paraId="23EA2E7C" w14:textId="5F50C656">
      <w:pPr>
        <w:pBdr>
          <w:top w:val="nil"/>
          <w:left w:val="nil"/>
          <w:bottom w:val="nil"/>
          <w:right w:val="nil"/>
          <w:between w:val="nil"/>
        </w:pBdr>
        <w:snapToGrid w:val="0"/>
        <w:jc w:val="both"/>
        <w:rPr>
          <w:bCs/>
          <w:sz w:val="20"/>
          <w:szCs w:val="20"/>
        </w:rPr>
      </w:pPr>
    </w:p>
    <w:p w:rsidR="004577E9" w:rsidP="0075352B" w:rsidRDefault="004577E9" w14:paraId="38D5BC9D" w14:textId="7AB1B809">
      <w:pPr>
        <w:pBdr>
          <w:top w:val="nil"/>
          <w:left w:val="nil"/>
          <w:bottom w:val="nil"/>
          <w:right w:val="nil"/>
          <w:between w:val="nil"/>
        </w:pBdr>
        <w:snapToGrid w:val="0"/>
        <w:jc w:val="both"/>
        <w:rPr>
          <w:bCs/>
          <w:sz w:val="20"/>
          <w:szCs w:val="20"/>
        </w:rPr>
      </w:pPr>
    </w:p>
    <w:p w:rsidR="004577E9" w:rsidP="0075352B" w:rsidRDefault="004577E9" w14:paraId="0EEE2BC8" w14:textId="62124A88">
      <w:pPr>
        <w:pBdr>
          <w:top w:val="nil"/>
          <w:left w:val="nil"/>
          <w:bottom w:val="nil"/>
          <w:right w:val="nil"/>
          <w:between w:val="nil"/>
        </w:pBdr>
        <w:snapToGrid w:val="0"/>
        <w:jc w:val="both"/>
        <w:rPr>
          <w:bCs/>
          <w:sz w:val="20"/>
          <w:szCs w:val="20"/>
        </w:rPr>
      </w:pPr>
    </w:p>
    <w:p w:rsidR="004577E9" w:rsidP="0075352B" w:rsidRDefault="004577E9" w14:paraId="72C22A0E" w14:textId="1DD45572">
      <w:pPr>
        <w:pBdr>
          <w:top w:val="nil"/>
          <w:left w:val="nil"/>
          <w:bottom w:val="nil"/>
          <w:right w:val="nil"/>
          <w:between w:val="nil"/>
        </w:pBdr>
        <w:snapToGrid w:val="0"/>
        <w:jc w:val="both"/>
        <w:rPr>
          <w:bCs/>
          <w:sz w:val="20"/>
          <w:szCs w:val="20"/>
        </w:rPr>
      </w:pPr>
    </w:p>
    <w:p w:rsidR="004577E9" w:rsidP="0075352B" w:rsidRDefault="004577E9" w14:paraId="75DEC1B7" w14:textId="77777777">
      <w:pPr>
        <w:pBdr>
          <w:top w:val="nil"/>
          <w:left w:val="nil"/>
          <w:bottom w:val="nil"/>
          <w:right w:val="nil"/>
          <w:between w:val="nil"/>
        </w:pBdr>
        <w:snapToGrid w:val="0"/>
        <w:jc w:val="both"/>
        <w:rPr>
          <w:bCs/>
          <w:sz w:val="20"/>
          <w:szCs w:val="20"/>
        </w:rPr>
      </w:pPr>
    </w:p>
    <w:p w:rsidR="00E26E30" w:rsidP="0075352B" w:rsidRDefault="00B26078" w14:paraId="2EA4F993" w14:textId="5C64FEC5">
      <w:pPr>
        <w:pBdr>
          <w:top w:val="nil"/>
          <w:left w:val="nil"/>
          <w:bottom w:val="nil"/>
          <w:right w:val="nil"/>
          <w:between w:val="nil"/>
        </w:pBdr>
        <w:snapToGrid w:val="0"/>
        <w:jc w:val="both"/>
        <w:rPr>
          <w:bCs/>
          <w:sz w:val="20"/>
          <w:szCs w:val="20"/>
        </w:rPr>
      </w:pPr>
      <w:r w:rsidRPr="00904AA5">
        <w:rPr>
          <w:bCs/>
          <w:sz w:val="20"/>
          <w:szCs w:val="20"/>
        </w:rPr>
        <w:t>E</w:t>
      </w:r>
      <w:r w:rsidRPr="00904AA5" w:rsidR="00E26E30">
        <w:rPr>
          <w:bCs/>
          <w:sz w:val="20"/>
          <w:szCs w:val="20"/>
        </w:rPr>
        <w:t>l</w:t>
      </w:r>
      <w:r w:rsidRPr="00904AA5" w:rsidR="00592AF0">
        <w:rPr>
          <w:bCs/>
          <w:sz w:val="20"/>
          <w:szCs w:val="20"/>
        </w:rPr>
        <w:t xml:space="preserve"> profesional debe documentarse</w:t>
      </w:r>
      <w:r w:rsidRPr="00904AA5">
        <w:rPr>
          <w:bCs/>
          <w:sz w:val="20"/>
          <w:szCs w:val="20"/>
        </w:rPr>
        <w:t xml:space="preserve"> sobre</w:t>
      </w:r>
      <w:r w:rsidRPr="00904AA5" w:rsidR="00E26E30">
        <w:rPr>
          <w:bCs/>
          <w:sz w:val="20"/>
          <w:szCs w:val="20"/>
        </w:rPr>
        <w:t xml:space="preserve"> cada uno de los procesos de implementación del </w:t>
      </w:r>
      <w:r w:rsidR="0084739E">
        <w:rPr>
          <w:bCs/>
          <w:sz w:val="20"/>
          <w:szCs w:val="20"/>
        </w:rPr>
        <w:t>p</w:t>
      </w:r>
      <w:r w:rsidRPr="00904AA5" w:rsidR="00E26E30">
        <w:rPr>
          <w:bCs/>
          <w:sz w:val="20"/>
          <w:szCs w:val="20"/>
        </w:rPr>
        <w:t xml:space="preserve">rograma de </w:t>
      </w:r>
      <w:r w:rsidRPr="00904AA5" w:rsidR="0084739E">
        <w:rPr>
          <w:bCs/>
          <w:sz w:val="20"/>
          <w:szCs w:val="20"/>
        </w:rPr>
        <w:t xml:space="preserve">gestión documental. </w:t>
      </w:r>
      <w:r w:rsidR="00C55A5F">
        <w:rPr>
          <w:bCs/>
          <w:sz w:val="20"/>
          <w:szCs w:val="20"/>
        </w:rPr>
        <w:t>L</w:t>
      </w:r>
      <w:r w:rsidRPr="00904AA5" w:rsidR="0084739E">
        <w:rPr>
          <w:bCs/>
          <w:sz w:val="20"/>
          <w:szCs w:val="20"/>
        </w:rPr>
        <w:t>ue</w:t>
      </w:r>
      <w:r w:rsidRPr="00904AA5" w:rsidR="00E26E30">
        <w:rPr>
          <w:bCs/>
          <w:sz w:val="20"/>
          <w:szCs w:val="20"/>
        </w:rPr>
        <w:t xml:space="preserve">go, </w:t>
      </w:r>
      <w:r w:rsidRPr="00904AA5" w:rsidR="00592AF0">
        <w:rPr>
          <w:bCs/>
          <w:sz w:val="20"/>
          <w:szCs w:val="20"/>
        </w:rPr>
        <w:t>gestiona</w:t>
      </w:r>
      <w:r w:rsidRPr="00904AA5" w:rsidR="00E26E30">
        <w:rPr>
          <w:bCs/>
          <w:sz w:val="20"/>
          <w:szCs w:val="20"/>
        </w:rPr>
        <w:t>r</w:t>
      </w:r>
      <w:r w:rsidRPr="00904AA5" w:rsidR="00592AF0">
        <w:rPr>
          <w:bCs/>
          <w:sz w:val="20"/>
          <w:szCs w:val="20"/>
        </w:rPr>
        <w:t>á</w:t>
      </w:r>
      <w:r w:rsidRPr="00904AA5" w:rsidR="00E26E30">
        <w:rPr>
          <w:bCs/>
          <w:sz w:val="20"/>
          <w:szCs w:val="20"/>
        </w:rPr>
        <w:t xml:space="preserve"> los recursos para que </w:t>
      </w:r>
      <w:r w:rsidRPr="00904AA5" w:rsidR="00592AF0">
        <w:rPr>
          <w:bCs/>
          <w:sz w:val="20"/>
          <w:szCs w:val="20"/>
        </w:rPr>
        <w:t>estos</w:t>
      </w:r>
      <w:r w:rsidRPr="00904AA5" w:rsidR="00E26E30">
        <w:rPr>
          <w:bCs/>
          <w:sz w:val="20"/>
          <w:szCs w:val="20"/>
        </w:rPr>
        <w:t xml:space="preserve"> procesos </w:t>
      </w:r>
      <w:r w:rsidRPr="00904AA5" w:rsidR="00592AF0">
        <w:rPr>
          <w:bCs/>
          <w:sz w:val="20"/>
          <w:szCs w:val="20"/>
        </w:rPr>
        <w:t>se ejecuten en</w:t>
      </w:r>
      <w:r w:rsidRPr="00904AA5" w:rsidR="00E26E30">
        <w:rPr>
          <w:bCs/>
          <w:sz w:val="20"/>
          <w:szCs w:val="20"/>
        </w:rPr>
        <w:t xml:space="preserve"> una aplicación </w:t>
      </w:r>
      <w:r w:rsidR="00543C7E">
        <w:rPr>
          <w:bCs/>
          <w:sz w:val="20"/>
          <w:szCs w:val="20"/>
        </w:rPr>
        <w:t xml:space="preserve">de </w:t>
      </w:r>
      <w:r w:rsidRPr="00904AA5" w:rsidR="008F2C81">
        <w:rPr>
          <w:bCs/>
          <w:sz w:val="20"/>
          <w:szCs w:val="20"/>
        </w:rPr>
        <w:t>s</w:t>
      </w:r>
      <w:r w:rsidRPr="00904AA5" w:rsidR="00E26E30">
        <w:rPr>
          <w:bCs/>
          <w:i/>
          <w:sz w:val="20"/>
          <w:szCs w:val="20"/>
        </w:rPr>
        <w:t>oftware</w:t>
      </w:r>
      <w:r w:rsidRPr="00904AA5" w:rsidR="00E26E30">
        <w:rPr>
          <w:bCs/>
          <w:sz w:val="20"/>
          <w:szCs w:val="20"/>
        </w:rPr>
        <w:t>.</w:t>
      </w:r>
      <w:r w:rsidRPr="00904AA5" w:rsidR="008F2C81">
        <w:rPr>
          <w:bCs/>
          <w:sz w:val="20"/>
          <w:szCs w:val="20"/>
        </w:rPr>
        <w:t xml:space="preserve"> E</w:t>
      </w:r>
      <w:r w:rsidRPr="00904AA5" w:rsidR="00507394">
        <w:rPr>
          <w:bCs/>
          <w:sz w:val="20"/>
          <w:szCs w:val="20"/>
        </w:rPr>
        <w:t>n este sentido, e</w:t>
      </w:r>
      <w:r w:rsidRPr="00904AA5" w:rsidR="008F2C81">
        <w:rPr>
          <w:bCs/>
          <w:sz w:val="20"/>
          <w:szCs w:val="20"/>
        </w:rPr>
        <w:t xml:space="preserve">s importante mencionar que </w:t>
      </w:r>
      <w:r w:rsidRPr="00904AA5" w:rsidR="00E26E30">
        <w:rPr>
          <w:bCs/>
          <w:sz w:val="20"/>
          <w:szCs w:val="20"/>
        </w:rPr>
        <w:t xml:space="preserve">algunos de los procesos de </w:t>
      </w:r>
      <w:r w:rsidRPr="00904AA5" w:rsidR="00543C7E">
        <w:rPr>
          <w:bCs/>
          <w:sz w:val="20"/>
          <w:szCs w:val="20"/>
        </w:rPr>
        <w:t xml:space="preserve">gestión documental </w:t>
      </w:r>
      <w:r w:rsidRPr="00904AA5" w:rsidR="00507394">
        <w:rPr>
          <w:bCs/>
          <w:sz w:val="20"/>
          <w:szCs w:val="20"/>
        </w:rPr>
        <w:t xml:space="preserve">se pueden referenciar desde </w:t>
      </w:r>
      <w:r w:rsidRPr="00904AA5" w:rsidR="006E69E7">
        <w:rPr>
          <w:bCs/>
          <w:sz w:val="20"/>
          <w:szCs w:val="20"/>
        </w:rPr>
        <w:t>los siguientes casos de uso</w:t>
      </w:r>
      <w:r w:rsidR="00884C19">
        <w:rPr>
          <w:bCs/>
          <w:sz w:val="20"/>
          <w:szCs w:val="20"/>
        </w:rPr>
        <w:t>, en las figuras 6 y 7</w:t>
      </w:r>
      <w:r w:rsidRPr="00904AA5" w:rsidR="006E69E7">
        <w:rPr>
          <w:bCs/>
          <w:sz w:val="20"/>
          <w:szCs w:val="20"/>
        </w:rPr>
        <w:t>:</w:t>
      </w:r>
      <w:r w:rsidRPr="00904AA5" w:rsidR="00E26E30">
        <w:rPr>
          <w:bCs/>
          <w:sz w:val="20"/>
          <w:szCs w:val="20"/>
        </w:rPr>
        <w:t xml:space="preserve"> </w:t>
      </w:r>
    </w:p>
    <w:p w:rsidRPr="00904AA5" w:rsidR="004577E9" w:rsidP="0075352B" w:rsidRDefault="004577E9" w14:paraId="0E0179E2" w14:textId="77777777">
      <w:pPr>
        <w:pBdr>
          <w:top w:val="nil"/>
          <w:left w:val="nil"/>
          <w:bottom w:val="nil"/>
          <w:right w:val="nil"/>
          <w:between w:val="nil"/>
        </w:pBdr>
        <w:snapToGrid w:val="0"/>
        <w:jc w:val="both"/>
        <w:rPr>
          <w:bCs/>
          <w:sz w:val="20"/>
          <w:szCs w:val="20"/>
        </w:rPr>
      </w:pPr>
    </w:p>
    <w:p w:rsidR="006D281D" w:rsidP="0075352B" w:rsidRDefault="006D281D" w14:paraId="76177D45" w14:textId="66679C91">
      <w:pPr>
        <w:pStyle w:val="Prrafodelista"/>
        <w:snapToGrid w:val="0"/>
        <w:ind w:left="0"/>
        <w:contextualSpacing w:val="0"/>
        <w:rPr>
          <w:b/>
          <w:bCs/>
          <w:sz w:val="20"/>
          <w:szCs w:val="20"/>
        </w:rPr>
      </w:pPr>
      <w:commentRangeStart w:id="180"/>
      <w:r>
        <w:rPr>
          <w:b/>
          <w:bCs/>
          <w:sz w:val="20"/>
          <w:szCs w:val="20"/>
        </w:rPr>
        <w:t>F</w:t>
      </w:r>
      <w:r w:rsidR="004577E9">
        <w:rPr>
          <w:b/>
          <w:bCs/>
          <w:sz w:val="20"/>
          <w:szCs w:val="20"/>
        </w:rPr>
        <w:t>igura 6</w:t>
      </w:r>
    </w:p>
    <w:p w:rsidRPr="002316A1" w:rsidR="00E26E30" w:rsidP="0075352B" w:rsidRDefault="007E7690" w14:paraId="40F94E4E" w14:textId="2A5410DB">
      <w:pPr>
        <w:pStyle w:val="Prrafodelista"/>
        <w:snapToGrid w:val="0"/>
        <w:ind w:left="0"/>
        <w:contextualSpacing w:val="0"/>
        <w:rPr>
          <w:i/>
        </w:rPr>
      </w:pPr>
      <w:r w:rsidRPr="002316A1">
        <w:rPr>
          <w:bCs/>
          <w:i/>
          <w:sz w:val="20"/>
          <w:szCs w:val="20"/>
        </w:rPr>
        <w:t>Caso</w:t>
      </w:r>
      <w:r w:rsidRPr="002316A1" w:rsidR="0052374D">
        <w:rPr>
          <w:bCs/>
          <w:i/>
          <w:sz w:val="20"/>
          <w:szCs w:val="20"/>
        </w:rPr>
        <w:t xml:space="preserve"> de uso</w:t>
      </w:r>
      <w:r w:rsidRPr="002316A1">
        <w:rPr>
          <w:bCs/>
          <w:i/>
          <w:sz w:val="20"/>
          <w:szCs w:val="20"/>
        </w:rPr>
        <w:t xml:space="preserve"> 1. </w:t>
      </w:r>
      <w:r w:rsidRPr="002316A1" w:rsidR="0052374D">
        <w:rPr>
          <w:bCs/>
          <w:i/>
          <w:sz w:val="20"/>
          <w:szCs w:val="20"/>
        </w:rPr>
        <w:t>G</w:t>
      </w:r>
      <w:r w:rsidRPr="002316A1">
        <w:rPr>
          <w:bCs/>
          <w:i/>
          <w:sz w:val="20"/>
          <w:szCs w:val="20"/>
        </w:rPr>
        <w:t xml:space="preserve">estión </w:t>
      </w:r>
      <w:r w:rsidRPr="002316A1" w:rsidR="0052374D">
        <w:rPr>
          <w:bCs/>
          <w:i/>
          <w:sz w:val="20"/>
          <w:szCs w:val="20"/>
        </w:rPr>
        <w:t xml:space="preserve">de </w:t>
      </w:r>
      <w:r w:rsidRPr="002316A1">
        <w:rPr>
          <w:bCs/>
          <w:i/>
          <w:sz w:val="20"/>
          <w:szCs w:val="20"/>
        </w:rPr>
        <w:t>unidades</w:t>
      </w:r>
      <w:commentRangeStart w:id="181"/>
      <w:r w:rsidRPr="002316A1">
        <w:rPr>
          <w:bCs/>
          <w:i/>
          <w:sz w:val="20"/>
          <w:szCs w:val="20"/>
        </w:rPr>
        <w:t xml:space="preserve"> documentales</w:t>
      </w:r>
      <w:commentRangeEnd w:id="181"/>
      <w:r w:rsidRPr="002316A1">
        <w:rPr>
          <w:rStyle w:val="Refdecomentario"/>
          <w:i/>
          <w:sz w:val="20"/>
          <w:szCs w:val="20"/>
        </w:rPr>
        <w:commentReference w:id="181"/>
      </w:r>
      <w:commentRangeEnd w:id="180"/>
      <w:r w:rsidR="00A7413C">
        <w:rPr>
          <w:rStyle w:val="Refdecomentario"/>
        </w:rPr>
        <w:commentReference w:id="180"/>
      </w:r>
    </w:p>
    <w:p w:rsidRPr="0086353E" w:rsidR="00E26E30" w:rsidP="004577E9" w:rsidRDefault="009C5E35" w14:paraId="373DDB88" w14:textId="679DBDF6">
      <w:pPr>
        <w:pBdr>
          <w:top w:val="nil"/>
          <w:left w:val="nil"/>
          <w:bottom w:val="nil"/>
          <w:right w:val="nil"/>
          <w:between w:val="nil"/>
        </w:pBdr>
        <w:snapToGrid w:val="0"/>
        <w:jc w:val="center"/>
        <w:rPr>
          <w:bCs/>
          <w:sz w:val="20"/>
          <w:szCs w:val="20"/>
        </w:rPr>
      </w:pPr>
      <w:r w:rsidRPr="00B8516C">
        <w:rPr>
          <w:noProof/>
          <w:sz w:val="20"/>
          <w:szCs w:val="20"/>
        </w:rPr>
        <w:drawing>
          <wp:inline distT="0" distB="0" distL="0" distR="0" wp14:anchorId="573C01CA" wp14:editId="02AED622">
            <wp:extent cx="4802505" cy="2971800"/>
            <wp:effectExtent l="0" t="0" r="0" b="0"/>
            <wp:docPr id="1" name="Imagen 1" descr="En la figura se observa el usuario digitador, con los procesos: &#10;CU7-01 Registrar Unidades Documentales extend&#10;CU7-02 Modificar Unidades Documentales include extend&#10;CU7-03 Consultar Unidades Documentales extend&#10;CU7-04 Eliminar Unidades Documentales extend" title="Figura 3 Caso de uso 1. Gestión de unidades docume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16902"/>
                    <a:stretch/>
                  </pic:blipFill>
                  <pic:spPr bwMode="auto">
                    <a:xfrm>
                      <a:off x="0" y="0"/>
                      <a:ext cx="4802505" cy="2971800"/>
                    </a:xfrm>
                    <a:prstGeom prst="rect">
                      <a:avLst/>
                    </a:prstGeom>
                    <a:ln>
                      <a:noFill/>
                    </a:ln>
                    <a:extLst>
                      <a:ext uri="{53640926-AAD7-44D8-BBD7-CCE9431645EC}">
                        <a14:shadowObscured xmlns:a14="http://schemas.microsoft.com/office/drawing/2010/main"/>
                      </a:ext>
                    </a:extLst>
                  </pic:spPr>
                </pic:pic>
              </a:graphicData>
            </a:graphic>
          </wp:inline>
        </w:drawing>
      </w:r>
    </w:p>
    <w:p w:rsidRPr="002316A1" w:rsidR="00E26E30" w:rsidP="0075352B" w:rsidRDefault="00FE36E6" w14:paraId="04AD8F43" w14:textId="2DAEB911">
      <w:pPr>
        <w:pBdr>
          <w:top w:val="nil"/>
          <w:left w:val="nil"/>
          <w:bottom w:val="nil"/>
          <w:right w:val="nil"/>
          <w:between w:val="nil"/>
        </w:pBdr>
        <w:snapToGrid w:val="0"/>
        <w:jc w:val="both"/>
        <w:rPr>
          <w:b/>
          <w:bCs/>
          <w:sz w:val="20"/>
          <w:szCs w:val="20"/>
        </w:rPr>
      </w:pPr>
      <w:commentRangeStart w:id="182"/>
      <w:r w:rsidRPr="002316A1">
        <w:rPr>
          <w:b/>
          <w:bCs/>
          <w:sz w:val="20"/>
          <w:szCs w:val="20"/>
        </w:rPr>
        <w:t>F</w:t>
      </w:r>
      <w:r w:rsidR="00884C19">
        <w:rPr>
          <w:b/>
          <w:bCs/>
          <w:sz w:val="20"/>
          <w:szCs w:val="20"/>
        </w:rPr>
        <w:t>igura 7</w:t>
      </w:r>
    </w:p>
    <w:p w:rsidRPr="002316A1" w:rsidR="00B31F01" w:rsidP="0075352B" w:rsidRDefault="007E7690" w14:paraId="1F8E8DC5" w14:textId="6C66E805">
      <w:pPr>
        <w:pBdr>
          <w:top w:val="nil"/>
          <w:left w:val="nil"/>
          <w:bottom w:val="nil"/>
          <w:right w:val="nil"/>
          <w:between w:val="nil"/>
        </w:pBdr>
        <w:snapToGrid w:val="0"/>
        <w:jc w:val="both"/>
        <w:rPr>
          <w:bCs/>
          <w:i/>
          <w:sz w:val="20"/>
          <w:szCs w:val="20"/>
        </w:rPr>
      </w:pPr>
      <w:r w:rsidRPr="002316A1">
        <w:rPr>
          <w:bCs/>
          <w:i/>
          <w:sz w:val="20"/>
          <w:szCs w:val="20"/>
        </w:rPr>
        <w:t xml:space="preserve">Caso </w:t>
      </w:r>
      <w:r w:rsidRPr="002316A1" w:rsidR="0052374D">
        <w:rPr>
          <w:bCs/>
          <w:i/>
          <w:sz w:val="20"/>
          <w:szCs w:val="20"/>
        </w:rPr>
        <w:t xml:space="preserve">de uso </w:t>
      </w:r>
      <w:r w:rsidRPr="002316A1">
        <w:rPr>
          <w:bCs/>
          <w:i/>
          <w:sz w:val="20"/>
          <w:szCs w:val="20"/>
        </w:rPr>
        <w:t xml:space="preserve">2. </w:t>
      </w:r>
      <w:r w:rsidRPr="002316A1" w:rsidR="0052374D">
        <w:rPr>
          <w:bCs/>
          <w:i/>
          <w:sz w:val="20"/>
          <w:szCs w:val="20"/>
        </w:rPr>
        <w:t>G</w:t>
      </w:r>
      <w:r w:rsidRPr="002316A1">
        <w:rPr>
          <w:bCs/>
          <w:i/>
          <w:sz w:val="20"/>
          <w:szCs w:val="20"/>
        </w:rPr>
        <w:t xml:space="preserve">estión de </w:t>
      </w:r>
      <w:commentRangeStart w:id="183"/>
      <w:r w:rsidRPr="002316A1">
        <w:rPr>
          <w:bCs/>
          <w:i/>
          <w:sz w:val="20"/>
          <w:szCs w:val="20"/>
        </w:rPr>
        <w:t>subseries document</w:t>
      </w:r>
      <w:r w:rsidRPr="002316A1" w:rsidR="00B31F01">
        <w:rPr>
          <w:bCs/>
          <w:i/>
          <w:sz w:val="20"/>
          <w:szCs w:val="20"/>
        </w:rPr>
        <w:t>a</w:t>
      </w:r>
      <w:r w:rsidRPr="002316A1" w:rsidR="00C020B2">
        <w:rPr>
          <w:bCs/>
          <w:i/>
          <w:sz w:val="20"/>
          <w:szCs w:val="20"/>
        </w:rPr>
        <w:t>les</w:t>
      </w:r>
      <w:commentRangeEnd w:id="183"/>
      <w:r w:rsidRPr="002316A1" w:rsidR="006950B5">
        <w:rPr>
          <w:rStyle w:val="Refdecomentario"/>
          <w:i/>
          <w:sz w:val="20"/>
          <w:szCs w:val="20"/>
        </w:rPr>
        <w:commentReference w:id="183"/>
      </w:r>
      <w:commentRangeEnd w:id="182"/>
      <w:r w:rsidR="00A7413C">
        <w:rPr>
          <w:rStyle w:val="Refdecomentario"/>
        </w:rPr>
        <w:commentReference w:id="182"/>
      </w:r>
    </w:p>
    <w:p w:rsidRPr="00904AA5" w:rsidR="00B31F01" w:rsidP="00884C19" w:rsidRDefault="009C5E35" w14:paraId="041A7A2B" w14:textId="246AECFB">
      <w:pPr>
        <w:pBdr>
          <w:top w:val="nil"/>
          <w:left w:val="nil"/>
          <w:bottom w:val="nil"/>
          <w:right w:val="nil"/>
          <w:between w:val="nil"/>
        </w:pBdr>
        <w:snapToGrid w:val="0"/>
        <w:jc w:val="center"/>
        <w:rPr>
          <w:bCs/>
          <w:sz w:val="20"/>
          <w:szCs w:val="20"/>
        </w:rPr>
      </w:pPr>
      <w:r w:rsidRPr="00B8516C">
        <w:rPr>
          <w:b/>
          <w:noProof/>
          <w:sz w:val="20"/>
          <w:szCs w:val="20"/>
        </w:rPr>
        <w:lastRenderedPageBreak/>
        <w:drawing>
          <wp:inline distT="0" distB="0" distL="0" distR="0" wp14:anchorId="5DCD554E" wp14:editId="0D06F6DB">
            <wp:extent cx="4999990" cy="3000375"/>
            <wp:effectExtent l="0" t="0" r="0" b="9525"/>
            <wp:docPr id="2" name="Imagen 2" descr="En la figura se observa Digitador:&#10;CU2-01 Registrar Subserie Documental extend&#10;CU2-03 Consultar Subserie Documental Extend&#10;CU2-04 Eliminar Subserie Documental Include Extend&#10;CU2-02 Modificar Subserie Documental" title="Figura 4 Caso de uso 2. Gestión de subseries docume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17118"/>
                    <a:stretch/>
                  </pic:blipFill>
                  <pic:spPr bwMode="auto">
                    <a:xfrm>
                      <a:off x="0" y="0"/>
                      <a:ext cx="4999990" cy="3000375"/>
                    </a:xfrm>
                    <a:prstGeom prst="rect">
                      <a:avLst/>
                    </a:prstGeom>
                    <a:ln>
                      <a:noFill/>
                    </a:ln>
                    <a:extLst>
                      <a:ext uri="{53640926-AAD7-44D8-BBD7-CCE9431645EC}">
                        <a14:shadowObscured xmlns:a14="http://schemas.microsoft.com/office/drawing/2010/main"/>
                      </a:ext>
                    </a:extLst>
                  </pic:spPr>
                </pic:pic>
              </a:graphicData>
            </a:graphic>
          </wp:inline>
        </w:drawing>
      </w:r>
    </w:p>
    <w:p w:rsidRPr="00881375" w:rsidR="00B53B5D" w:rsidP="0075352B" w:rsidRDefault="00B53B5D" w14:paraId="6328AEB3" w14:textId="40261EFD">
      <w:pPr>
        <w:jc w:val="both"/>
        <w:rPr>
          <w:bCs/>
          <w:sz w:val="20"/>
          <w:szCs w:val="20"/>
        </w:rPr>
      </w:pPr>
      <w:r w:rsidRPr="00B53B5D">
        <w:rPr>
          <w:rFonts w:ascii="Times New Roman" w:hAnsi="Times New Roman" w:eastAsia="Times New Roman" w:cs="Times New Roman"/>
          <w:sz w:val="24"/>
          <w:szCs w:val="24"/>
        </w:rPr>
        <w:t xml:space="preserve"> </w:t>
      </w:r>
      <w:r w:rsidRPr="002316A1">
        <w:rPr>
          <w:b/>
          <w:i/>
          <w:sz w:val="20"/>
          <w:szCs w:val="20"/>
        </w:rPr>
        <w:t>Include</w:t>
      </w:r>
      <w:r w:rsidRPr="00881375">
        <w:rPr>
          <w:b/>
          <w:sz w:val="20"/>
          <w:szCs w:val="20"/>
        </w:rPr>
        <w:t xml:space="preserve"> (Inclusión):</w:t>
      </w:r>
    </w:p>
    <w:p w:rsidRPr="00881375" w:rsidR="00B53B5D" w:rsidP="00BA059C" w:rsidRDefault="00B53B5D" w14:paraId="2AC2E471" w14:textId="688B4A87">
      <w:pPr>
        <w:numPr>
          <w:ilvl w:val="0"/>
          <w:numId w:val="7"/>
        </w:numPr>
        <w:jc w:val="both"/>
        <w:rPr>
          <w:bCs/>
          <w:sz w:val="20"/>
          <w:szCs w:val="20"/>
        </w:rPr>
      </w:pPr>
      <w:r w:rsidRPr="00881375">
        <w:rPr>
          <w:b/>
          <w:sz w:val="20"/>
          <w:szCs w:val="20"/>
        </w:rPr>
        <w:t>Definición</w:t>
      </w:r>
      <w:r w:rsidR="00884C19">
        <w:rPr>
          <w:bCs/>
          <w:sz w:val="20"/>
          <w:szCs w:val="20"/>
        </w:rPr>
        <w:t>: l</w:t>
      </w:r>
      <w:r w:rsidRPr="00881375">
        <w:rPr>
          <w:bCs/>
          <w:sz w:val="20"/>
          <w:szCs w:val="20"/>
        </w:rPr>
        <w:t>a relación "</w:t>
      </w:r>
      <w:r w:rsidRPr="002316A1">
        <w:rPr>
          <w:bCs/>
          <w:i/>
          <w:sz w:val="20"/>
          <w:szCs w:val="20"/>
        </w:rPr>
        <w:t>include</w:t>
      </w:r>
      <w:r w:rsidRPr="00881375">
        <w:rPr>
          <w:bCs/>
          <w:sz w:val="20"/>
          <w:szCs w:val="20"/>
        </w:rPr>
        <w:t>" se utiliza cuando un caso de uso (llamado caso de uso incluido) está compuesto por un conjunto de funcionalidades que se reutilizan en otros casos de uso. En otras palabras, representa una inclusión de funcionalidades comunes dentro de otros casos de uso.</w:t>
      </w:r>
    </w:p>
    <w:p w:rsidRPr="00881375" w:rsidR="00B53B5D" w:rsidP="00BA059C" w:rsidRDefault="00B53B5D" w14:paraId="11C28D9C" w14:textId="28B1AFD6">
      <w:pPr>
        <w:numPr>
          <w:ilvl w:val="0"/>
          <w:numId w:val="7"/>
        </w:numPr>
        <w:jc w:val="both"/>
        <w:rPr>
          <w:bCs/>
          <w:sz w:val="20"/>
          <w:szCs w:val="20"/>
        </w:rPr>
      </w:pPr>
      <w:r w:rsidRPr="00881375">
        <w:rPr>
          <w:b/>
          <w:sz w:val="20"/>
          <w:szCs w:val="20"/>
        </w:rPr>
        <w:t>Propósito</w:t>
      </w:r>
      <w:r w:rsidRPr="00881375">
        <w:rPr>
          <w:bCs/>
          <w:sz w:val="20"/>
          <w:szCs w:val="20"/>
        </w:rPr>
        <w:t xml:space="preserve">: </w:t>
      </w:r>
      <w:r w:rsidR="00884C19">
        <w:rPr>
          <w:bCs/>
          <w:sz w:val="20"/>
          <w:szCs w:val="20"/>
        </w:rPr>
        <w:t>l</w:t>
      </w:r>
      <w:r w:rsidRPr="00881375">
        <w:rPr>
          <w:bCs/>
          <w:sz w:val="20"/>
          <w:szCs w:val="20"/>
        </w:rPr>
        <w:t>a relación "</w:t>
      </w:r>
      <w:r w:rsidRPr="002316A1">
        <w:rPr>
          <w:bCs/>
          <w:i/>
          <w:sz w:val="20"/>
          <w:szCs w:val="20"/>
        </w:rPr>
        <w:t>include</w:t>
      </w:r>
      <w:r w:rsidRPr="00881375">
        <w:rPr>
          <w:bCs/>
          <w:sz w:val="20"/>
          <w:szCs w:val="20"/>
        </w:rPr>
        <w:t>" se utiliza para evitar la duplicación de funcionalidades en múltiples casos de uso. Permite separar las funcionalidades comunes en un caso de uso independiente y, luego, incluir o invocar ese caso de uso en otros casos de uso donde es necesario.</w:t>
      </w:r>
    </w:p>
    <w:p w:rsidRPr="00881375" w:rsidR="00B53B5D" w:rsidP="00BA059C" w:rsidRDefault="00B53B5D" w14:paraId="6FBF42E1" w14:textId="31C1056F">
      <w:pPr>
        <w:numPr>
          <w:ilvl w:val="0"/>
          <w:numId w:val="7"/>
        </w:numPr>
        <w:jc w:val="both"/>
        <w:rPr>
          <w:bCs/>
          <w:sz w:val="20"/>
          <w:szCs w:val="20"/>
        </w:rPr>
      </w:pPr>
      <w:r w:rsidRPr="00881375">
        <w:rPr>
          <w:b/>
          <w:sz w:val="20"/>
          <w:szCs w:val="20"/>
        </w:rPr>
        <w:t>Símbolo</w:t>
      </w:r>
      <w:r w:rsidR="00884C19">
        <w:rPr>
          <w:bCs/>
          <w:sz w:val="20"/>
          <w:szCs w:val="20"/>
        </w:rPr>
        <w:t>: e</w:t>
      </w:r>
      <w:r w:rsidRPr="00881375">
        <w:rPr>
          <w:bCs/>
          <w:sz w:val="20"/>
          <w:szCs w:val="20"/>
        </w:rPr>
        <w:t>n un diagrama de casos de uso, la relación "</w:t>
      </w:r>
      <w:r w:rsidRPr="002316A1">
        <w:rPr>
          <w:bCs/>
          <w:i/>
          <w:sz w:val="20"/>
          <w:szCs w:val="20"/>
        </w:rPr>
        <w:t>include</w:t>
      </w:r>
      <w:r w:rsidRPr="00881375">
        <w:rPr>
          <w:bCs/>
          <w:sz w:val="20"/>
          <w:szCs w:val="20"/>
        </w:rPr>
        <w:t>" se representa con una flecha punteada que apunta desde el caso de uso que incluye hacia el caso de uso incluido.</w:t>
      </w:r>
    </w:p>
    <w:p w:rsidR="00884C19" w:rsidP="0075352B" w:rsidRDefault="00884C19" w14:paraId="6C40B794" w14:textId="77777777">
      <w:pPr>
        <w:jc w:val="both"/>
        <w:rPr>
          <w:b/>
          <w:i/>
          <w:sz w:val="20"/>
          <w:szCs w:val="20"/>
        </w:rPr>
      </w:pPr>
    </w:p>
    <w:p w:rsidRPr="00881375" w:rsidR="00B53B5D" w:rsidP="0075352B" w:rsidRDefault="00B53B5D" w14:paraId="6980AF8C" w14:textId="096E6C63">
      <w:pPr>
        <w:jc w:val="both"/>
        <w:rPr>
          <w:b/>
          <w:sz w:val="20"/>
          <w:szCs w:val="20"/>
        </w:rPr>
      </w:pPr>
      <w:r w:rsidRPr="002316A1">
        <w:rPr>
          <w:b/>
          <w:i/>
          <w:sz w:val="20"/>
          <w:szCs w:val="20"/>
        </w:rPr>
        <w:t>Extend</w:t>
      </w:r>
      <w:r w:rsidRPr="00881375">
        <w:rPr>
          <w:b/>
          <w:sz w:val="20"/>
          <w:szCs w:val="20"/>
        </w:rPr>
        <w:t xml:space="preserve"> (Extensión):</w:t>
      </w:r>
    </w:p>
    <w:p w:rsidRPr="00881375" w:rsidR="00B53B5D" w:rsidP="00BA059C" w:rsidRDefault="00B53B5D" w14:paraId="08DB745D" w14:textId="1FCC555B">
      <w:pPr>
        <w:numPr>
          <w:ilvl w:val="0"/>
          <w:numId w:val="7"/>
        </w:numPr>
        <w:jc w:val="both"/>
        <w:rPr>
          <w:bCs/>
          <w:sz w:val="20"/>
          <w:szCs w:val="20"/>
        </w:rPr>
      </w:pPr>
      <w:r w:rsidRPr="00881375">
        <w:rPr>
          <w:b/>
          <w:sz w:val="20"/>
          <w:szCs w:val="20"/>
        </w:rPr>
        <w:t>Definición</w:t>
      </w:r>
      <w:r w:rsidR="00884C19">
        <w:rPr>
          <w:bCs/>
          <w:sz w:val="20"/>
          <w:szCs w:val="20"/>
        </w:rPr>
        <w:t>: l</w:t>
      </w:r>
      <w:r w:rsidRPr="00881375">
        <w:rPr>
          <w:bCs/>
          <w:sz w:val="20"/>
          <w:szCs w:val="20"/>
        </w:rPr>
        <w:t>a relación "</w:t>
      </w:r>
      <w:r w:rsidRPr="002316A1">
        <w:rPr>
          <w:bCs/>
          <w:i/>
          <w:sz w:val="20"/>
          <w:szCs w:val="20"/>
        </w:rPr>
        <w:t>extend</w:t>
      </w:r>
      <w:r w:rsidRPr="00881375">
        <w:rPr>
          <w:bCs/>
          <w:sz w:val="20"/>
          <w:szCs w:val="20"/>
        </w:rPr>
        <w:t>" se utiliza cuando un caso de uso (llamado caso de uso extendido) puede tener funcionalidades adicionales que se activan en ciertas condiciones. Estas funcionalidades adicionales se representan como extensiones del caso de uso base.</w:t>
      </w:r>
    </w:p>
    <w:p w:rsidRPr="00881375" w:rsidR="00B53B5D" w:rsidP="00BA059C" w:rsidRDefault="00B53B5D" w14:paraId="660BD9D7" w14:textId="39FEE7F3">
      <w:pPr>
        <w:numPr>
          <w:ilvl w:val="0"/>
          <w:numId w:val="7"/>
        </w:numPr>
        <w:jc w:val="both"/>
        <w:rPr>
          <w:bCs/>
          <w:sz w:val="20"/>
          <w:szCs w:val="20"/>
        </w:rPr>
      </w:pPr>
      <w:r w:rsidRPr="00881375">
        <w:rPr>
          <w:b/>
          <w:sz w:val="20"/>
          <w:szCs w:val="20"/>
        </w:rPr>
        <w:t>Propósito</w:t>
      </w:r>
      <w:r w:rsidR="00884C19">
        <w:rPr>
          <w:bCs/>
          <w:sz w:val="20"/>
          <w:szCs w:val="20"/>
        </w:rPr>
        <w:t>: l</w:t>
      </w:r>
      <w:r w:rsidRPr="00881375">
        <w:rPr>
          <w:bCs/>
          <w:sz w:val="20"/>
          <w:szCs w:val="20"/>
        </w:rPr>
        <w:t>a relación "</w:t>
      </w:r>
      <w:r w:rsidRPr="002316A1">
        <w:rPr>
          <w:bCs/>
          <w:i/>
          <w:sz w:val="20"/>
          <w:szCs w:val="20"/>
        </w:rPr>
        <w:t>extend</w:t>
      </w:r>
      <w:r w:rsidRPr="00881375">
        <w:rPr>
          <w:bCs/>
          <w:sz w:val="20"/>
          <w:szCs w:val="20"/>
        </w:rPr>
        <w:t>" se utiliza para modelar escenarios opcionales o condicionales que pueden extender el comportamiento normal de un caso de uso. Estas extensiones se activan solo si se cumplen ciertas condiciones especificadas.</w:t>
      </w:r>
    </w:p>
    <w:p w:rsidRPr="00881375" w:rsidR="00B53B5D" w:rsidP="00BA059C" w:rsidRDefault="00B53B5D" w14:paraId="6FB106F0" w14:textId="0453DC30">
      <w:pPr>
        <w:numPr>
          <w:ilvl w:val="0"/>
          <w:numId w:val="7"/>
        </w:numPr>
        <w:jc w:val="both"/>
        <w:rPr>
          <w:bCs/>
          <w:sz w:val="20"/>
          <w:szCs w:val="20"/>
        </w:rPr>
      </w:pPr>
      <w:r w:rsidRPr="00881375">
        <w:rPr>
          <w:b/>
          <w:sz w:val="20"/>
          <w:szCs w:val="20"/>
        </w:rPr>
        <w:t>Símbolo</w:t>
      </w:r>
      <w:r w:rsidR="00884C19">
        <w:rPr>
          <w:bCs/>
          <w:sz w:val="20"/>
          <w:szCs w:val="20"/>
        </w:rPr>
        <w:t>: e</w:t>
      </w:r>
      <w:r w:rsidRPr="00881375">
        <w:rPr>
          <w:bCs/>
          <w:sz w:val="20"/>
          <w:szCs w:val="20"/>
        </w:rPr>
        <w:t>n un diagrama de casos de uso, la relación "</w:t>
      </w:r>
      <w:r w:rsidRPr="002316A1">
        <w:rPr>
          <w:bCs/>
          <w:i/>
          <w:sz w:val="20"/>
          <w:szCs w:val="20"/>
        </w:rPr>
        <w:t>extend</w:t>
      </w:r>
      <w:r w:rsidRPr="00881375">
        <w:rPr>
          <w:bCs/>
          <w:sz w:val="20"/>
          <w:szCs w:val="20"/>
        </w:rPr>
        <w:t>" se representa con una flecha punteada que apunta desde el caso de uso extendido hacia el caso de uso de extensión. La línea punteada incluye una etiqueta que describe la condición bajo la cual se activa la extensión.</w:t>
      </w:r>
    </w:p>
    <w:p w:rsidR="00884C19" w:rsidP="0075352B" w:rsidRDefault="00884C19" w14:paraId="5A35E3F1" w14:textId="77777777">
      <w:pPr>
        <w:pBdr>
          <w:top w:val="nil"/>
          <w:left w:val="nil"/>
          <w:bottom w:val="nil"/>
          <w:right w:val="nil"/>
          <w:between w:val="nil"/>
        </w:pBdr>
        <w:snapToGrid w:val="0"/>
        <w:jc w:val="both"/>
        <w:rPr>
          <w:bCs/>
          <w:sz w:val="20"/>
          <w:szCs w:val="20"/>
        </w:rPr>
      </w:pPr>
    </w:p>
    <w:p w:rsidR="00E26E30" w:rsidP="0075352B" w:rsidRDefault="00B31F01" w14:paraId="16873F20" w14:textId="73099480">
      <w:pPr>
        <w:pBdr>
          <w:top w:val="nil"/>
          <w:left w:val="nil"/>
          <w:bottom w:val="nil"/>
          <w:right w:val="nil"/>
          <w:between w:val="nil"/>
        </w:pBdr>
        <w:snapToGrid w:val="0"/>
        <w:jc w:val="both"/>
        <w:rPr>
          <w:bCs/>
          <w:sz w:val="20"/>
          <w:szCs w:val="20"/>
        </w:rPr>
      </w:pPr>
      <w:r w:rsidRPr="00904AA5">
        <w:rPr>
          <w:bCs/>
          <w:sz w:val="20"/>
          <w:szCs w:val="20"/>
        </w:rPr>
        <w:t>Es nece</w:t>
      </w:r>
      <w:r w:rsidRPr="00904AA5" w:rsidR="00507394">
        <w:rPr>
          <w:bCs/>
          <w:sz w:val="20"/>
          <w:szCs w:val="20"/>
        </w:rPr>
        <w:t xml:space="preserve">sario comprender que en el </w:t>
      </w:r>
      <w:r w:rsidRPr="00904AA5" w:rsidR="00507394">
        <w:rPr>
          <w:bCs/>
          <w:i/>
          <w:sz w:val="20"/>
          <w:szCs w:val="20"/>
        </w:rPr>
        <w:t>software</w:t>
      </w:r>
      <w:r w:rsidRPr="00904AA5" w:rsidR="00B26078">
        <w:rPr>
          <w:bCs/>
          <w:sz w:val="20"/>
          <w:szCs w:val="20"/>
        </w:rPr>
        <w:t xml:space="preserve"> </w:t>
      </w:r>
      <w:r w:rsidRPr="00904AA5" w:rsidR="00507394">
        <w:rPr>
          <w:bCs/>
          <w:sz w:val="20"/>
          <w:szCs w:val="20"/>
        </w:rPr>
        <w:t>también se realiza una programación de código intern</w:t>
      </w:r>
      <w:r w:rsidR="001504DB">
        <w:rPr>
          <w:bCs/>
          <w:sz w:val="20"/>
          <w:szCs w:val="20"/>
        </w:rPr>
        <w:t>o</w:t>
      </w:r>
      <w:r w:rsidRPr="00904AA5" w:rsidR="00507394">
        <w:rPr>
          <w:bCs/>
          <w:sz w:val="20"/>
          <w:szCs w:val="20"/>
        </w:rPr>
        <w:t xml:space="preserve"> </w:t>
      </w:r>
      <w:r w:rsidR="001504DB">
        <w:rPr>
          <w:bCs/>
          <w:i/>
          <w:sz w:val="20"/>
          <w:szCs w:val="20"/>
        </w:rPr>
        <w:t>b</w:t>
      </w:r>
      <w:r w:rsidRPr="00904AA5" w:rsidR="00507394">
        <w:rPr>
          <w:bCs/>
          <w:i/>
          <w:sz w:val="20"/>
          <w:szCs w:val="20"/>
        </w:rPr>
        <w:t>ackend</w:t>
      </w:r>
      <w:r w:rsidRPr="00904AA5" w:rsidR="00507394">
        <w:rPr>
          <w:bCs/>
          <w:sz w:val="20"/>
          <w:szCs w:val="20"/>
        </w:rPr>
        <w:t xml:space="preserve"> y una codificación visual o interfaz </w:t>
      </w:r>
      <w:r w:rsidR="001504DB">
        <w:rPr>
          <w:bCs/>
          <w:i/>
          <w:sz w:val="20"/>
          <w:szCs w:val="20"/>
        </w:rPr>
        <w:t>f</w:t>
      </w:r>
      <w:r w:rsidRPr="00904AA5" w:rsidR="00507394">
        <w:rPr>
          <w:bCs/>
          <w:i/>
          <w:sz w:val="20"/>
          <w:szCs w:val="20"/>
        </w:rPr>
        <w:t>rontend</w:t>
      </w:r>
      <w:r w:rsidRPr="00904AA5" w:rsidR="00507394">
        <w:rPr>
          <w:bCs/>
          <w:sz w:val="20"/>
          <w:szCs w:val="20"/>
        </w:rPr>
        <w:t>, además de relacionarlo con una base de datos</w:t>
      </w:r>
      <w:r w:rsidRPr="00904AA5" w:rsidR="00B26078">
        <w:rPr>
          <w:bCs/>
          <w:sz w:val="20"/>
          <w:szCs w:val="20"/>
        </w:rPr>
        <w:t>.</w:t>
      </w:r>
    </w:p>
    <w:p w:rsidRPr="00904AA5" w:rsidR="00884C19" w:rsidP="0075352B" w:rsidRDefault="00884C19" w14:paraId="5192F001" w14:textId="77777777">
      <w:pPr>
        <w:pBdr>
          <w:top w:val="nil"/>
          <w:left w:val="nil"/>
          <w:bottom w:val="nil"/>
          <w:right w:val="nil"/>
          <w:between w:val="nil"/>
        </w:pBdr>
        <w:snapToGrid w:val="0"/>
        <w:jc w:val="both"/>
        <w:rPr>
          <w:bCs/>
          <w:sz w:val="20"/>
          <w:szCs w:val="20"/>
        </w:rPr>
      </w:pPr>
    </w:p>
    <w:p w:rsidR="002613CE" w:rsidP="0075352B" w:rsidRDefault="00B06FF2" w14:paraId="7753B6A7" w14:textId="77D01698">
      <w:pPr>
        <w:pBdr>
          <w:top w:val="nil"/>
          <w:left w:val="nil"/>
          <w:bottom w:val="nil"/>
          <w:right w:val="nil"/>
          <w:between w:val="nil"/>
        </w:pBdr>
        <w:snapToGrid w:val="0"/>
        <w:jc w:val="both"/>
        <w:rPr>
          <w:sz w:val="20"/>
          <w:szCs w:val="20"/>
        </w:rPr>
      </w:pPr>
      <w:r w:rsidRPr="00904AA5">
        <w:rPr>
          <w:sz w:val="20"/>
          <w:szCs w:val="20"/>
        </w:rPr>
        <w:t xml:space="preserve">De acuerdo con lo que </w:t>
      </w:r>
      <w:r w:rsidR="00941FB9">
        <w:rPr>
          <w:sz w:val="20"/>
          <w:szCs w:val="20"/>
        </w:rPr>
        <w:t>se ha</w:t>
      </w:r>
      <w:r w:rsidRPr="00904AA5">
        <w:rPr>
          <w:sz w:val="20"/>
          <w:szCs w:val="20"/>
        </w:rPr>
        <w:t xml:space="preserve"> analizado</w:t>
      </w:r>
      <w:r w:rsidR="00941FB9">
        <w:rPr>
          <w:sz w:val="20"/>
          <w:szCs w:val="20"/>
        </w:rPr>
        <w:t xml:space="preserve"> se puede preguntar </w:t>
      </w:r>
      <w:r w:rsidRPr="00904AA5">
        <w:rPr>
          <w:sz w:val="20"/>
          <w:szCs w:val="20"/>
        </w:rPr>
        <w:t>¿cuáles son los r</w:t>
      </w:r>
      <w:r w:rsidRPr="00904AA5" w:rsidR="00C020B2">
        <w:rPr>
          <w:sz w:val="20"/>
          <w:szCs w:val="20"/>
        </w:rPr>
        <w:t>equerimientos t</w:t>
      </w:r>
      <w:r w:rsidRPr="00904AA5" w:rsidR="00E26E30">
        <w:rPr>
          <w:sz w:val="20"/>
          <w:szCs w:val="20"/>
        </w:rPr>
        <w:t>ecnológicos en el marco de AE</w:t>
      </w:r>
      <w:r w:rsidRPr="00904AA5">
        <w:rPr>
          <w:sz w:val="20"/>
          <w:szCs w:val="20"/>
        </w:rPr>
        <w:t>,</w:t>
      </w:r>
      <w:r w:rsidRPr="00904AA5" w:rsidR="00E26E30">
        <w:rPr>
          <w:sz w:val="20"/>
          <w:szCs w:val="20"/>
        </w:rPr>
        <w:t xml:space="preserve"> del </w:t>
      </w:r>
      <w:r w:rsidR="00941FB9">
        <w:rPr>
          <w:sz w:val="20"/>
          <w:szCs w:val="20"/>
        </w:rPr>
        <w:t>g</w:t>
      </w:r>
      <w:r w:rsidRPr="00904AA5" w:rsidR="00E26E30">
        <w:rPr>
          <w:sz w:val="20"/>
          <w:szCs w:val="20"/>
        </w:rPr>
        <w:t>o</w:t>
      </w:r>
      <w:r w:rsidRPr="00904AA5">
        <w:rPr>
          <w:sz w:val="20"/>
          <w:szCs w:val="20"/>
        </w:rPr>
        <w:t>bierno de riesgo y c</w:t>
      </w:r>
      <w:r w:rsidRPr="00904AA5" w:rsidR="00C020B2">
        <w:rPr>
          <w:sz w:val="20"/>
          <w:szCs w:val="20"/>
        </w:rPr>
        <w:t>umplimiento</w:t>
      </w:r>
      <w:r w:rsidRPr="00904AA5" w:rsidR="002613CE">
        <w:rPr>
          <w:sz w:val="20"/>
          <w:szCs w:val="20"/>
        </w:rPr>
        <w:t>?</w:t>
      </w:r>
    </w:p>
    <w:p w:rsidRPr="00904AA5" w:rsidR="00884C19" w:rsidP="0075352B" w:rsidRDefault="00884C19" w14:paraId="04FFB59D" w14:textId="77777777">
      <w:pPr>
        <w:pBdr>
          <w:top w:val="nil"/>
          <w:left w:val="nil"/>
          <w:bottom w:val="nil"/>
          <w:right w:val="nil"/>
          <w:between w:val="nil"/>
        </w:pBdr>
        <w:snapToGrid w:val="0"/>
        <w:jc w:val="both"/>
        <w:rPr>
          <w:sz w:val="20"/>
          <w:szCs w:val="20"/>
        </w:rPr>
      </w:pPr>
    </w:p>
    <w:p w:rsidRPr="0086353E" w:rsidR="00B06E1D" w:rsidP="00BA059C" w:rsidRDefault="00E26E30" w14:paraId="00D7DE50" w14:textId="173E7038">
      <w:pPr>
        <w:pStyle w:val="Prrafodelista"/>
        <w:numPr>
          <w:ilvl w:val="0"/>
          <w:numId w:val="5"/>
        </w:numPr>
        <w:pBdr>
          <w:top w:val="nil"/>
          <w:left w:val="nil"/>
          <w:bottom w:val="nil"/>
          <w:right w:val="nil"/>
          <w:between w:val="nil"/>
        </w:pBdr>
        <w:snapToGrid w:val="0"/>
        <w:contextualSpacing w:val="0"/>
        <w:jc w:val="both"/>
        <w:rPr>
          <w:bCs/>
          <w:sz w:val="20"/>
          <w:szCs w:val="20"/>
        </w:rPr>
      </w:pPr>
      <w:r w:rsidRPr="00904AA5">
        <w:rPr>
          <w:b/>
          <w:sz w:val="20"/>
          <w:szCs w:val="20"/>
        </w:rPr>
        <w:t xml:space="preserve">Para definir la estrategia </w:t>
      </w:r>
      <w:r w:rsidRPr="00904AA5" w:rsidR="006E69E7">
        <w:rPr>
          <w:b/>
          <w:sz w:val="20"/>
          <w:szCs w:val="20"/>
        </w:rPr>
        <w:t>en la implementación de</w:t>
      </w:r>
      <w:r w:rsidRPr="00904AA5">
        <w:rPr>
          <w:b/>
          <w:sz w:val="20"/>
          <w:szCs w:val="20"/>
        </w:rPr>
        <w:t xml:space="preserve"> una AE,</w:t>
      </w:r>
      <w:r w:rsidRPr="00904AA5" w:rsidR="006E69E7">
        <w:rPr>
          <w:bCs/>
          <w:sz w:val="20"/>
          <w:szCs w:val="20"/>
        </w:rPr>
        <w:t xml:space="preserve"> el profesional de t</w:t>
      </w:r>
      <w:r w:rsidRPr="00904AA5">
        <w:rPr>
          <w:bCs/>
          <w:sz w:val="20"/>
          <w:szCs w:val="20"/>
        </w:rPr>
        <w:t>ecnología encargado se documenta con</w:t>
      </w:r>
      <w:r w:rsidR="00884C19">
        <w:rPr>
          <w:bCs/>
          <w:sz w:val="20"/>
          <w:szCs w:val="20"/>
        </w:rPr>
        <w:t xml:space="preserve"> la normatividad vigente de la g</w:t>
      </w:r>
      <w:r w:rsidRPr="00904AA5">
        <w:rPr>
          <w:bCs/>
          <w:sz w:val="20"/>
          <w:szCs w:val="20"/>
        </w:rPr>
        <w:t xml:space="preserve">uía </w:t>
      </w:r>
      <w:r w:rsidRPr="00904AA5" w:rsidR="00941FB9">
        <w:rPr>
          <w:bCs/>
          <w:sz w:val="20"/>
          <w:szCs w:val="20"/>
        </w:rPr>
        <w:t>general de un proceso de arquitectura empresarial</w:t>
      </w:r>
      <w:r w:rsidR="0067678A">
        <w:rPr>
          <w:bCs/>
          <w:sz w:val="20"/>
          <w:szCs w:val="20"/>
        </w:rPr>
        <w:t>.</w:t>
      </w:r>
      <w:r w:rsidRPr="00904AA5">
        <w:rPr>
          <w:bCs/>
          <w:sz w:val="20"/>
          <w:szCs w:val="20"/>
        </w:rPr>
        <w:t xml:space="preserve"> </w:t>
      </w:r>
    </w:p>
    <w:p w:rsidRPr="0086353E" w:rsidR="005D1968" w:rsidP="63822AE3" w:rsidRDefault="005D1968" w14:paraId="5A9BBC3D" w14:textId="0264B92D">
      <w:pPr>
        <w:pStyle w:val="Prrafodelista"/>
        <w:pBdr>
          <w:top w:val="nil" w:color="000000" w:sz="0" w:space="0"/>
          <w:left w:val="nil" w:color="000000" w:sz="0" w:space="0"/>
          <w:bottom w:val="nil" w:color="000000" w:sz="0" w:space="0"/>
          <w:right w:val="nil" w:color="000000" w:sz="0" w:space="0"/>
          <w:between w:val="nil" w:color="000000" w:sz="0" w:space="0"/>
        </w:pBdr>
        <w:snapToGrid w:val="0"/>
        <w:spacing/>
        <w:ind w:left="0"/>
        <w:jc w:val="both"/>
        <w:rPr>
          <w:sz w:val="20"/>
          <w:szCs w:val="20"/>
        </w:rPr>
      </w:pPr>
      <w:commentRangeStart w:id="184"/>
      <w:commentRangeStart w:id="1189135186"/>
      <w:r w:rsidRPr="0086353E">
        <w:rPr>
          <w:bCs/>
          <w:noProof/>
          <w:sz w:val="20"/>
          <w:szCs w:val="20"/>
        </w:rPr>
        <w:lastRenderedPageBreak/>
        <mc:AlternateContent>
          <mc:Choice Requires="wps">
            <w:drawing>
              <wp:inline distT="0" distB="0" distL="0" distR="0" wp14:anchorId="7F1E4BC1" wp14:editId="74D447EF">
                <wp:extent cx="6332220" cy="780069"/>
                <wp:effectExtent l="57150" t="38100" r="49530" b="81915"/>
                <wp:docPr id="14" name="Rectángulo 14"/>
                <wp:cNvGraphicFramePr/>
                <a:graphic xmlns:a="http://schemas.openxmlformats.org/drawingml/2006/main">
                  <a:graphicData uri="http://schemas.microsoft.com/office/word/2010/wordprocessingShape">
                    <wps:wsp>
                      <wps:cNvSpPr/>
                      <wps:spPr>
                        <a:xfrm>
                          <a:off x="0" y="0"/>
                          <a:ext cx="6332220" cy="780069"/>
                        </a:xfrm>
                        <a:prstGeom prst="rect">
                          <a:avLst/>
                        </a:prstGeom>
                        <a:solidFill>
                          <a:schemeClr val="accent2">
                            <a:lumMod val="40000"/>
                            <a:lumOff val="60000"/>
                          </a:schemeClr>
                        </a:solidFill>
                        <a:ln>
                          <a:noFill/>
                        </a:ln>
                      </wps:spPr>
                      <wps:style>
                        <a:lnRef idx="1">
                          <a:schemeClr val="accent6"/>
                        </a:lnRef>
                        <a:fillRef idx="2">
                          <a:schemeClr val="accent6"/>
                        </a:fillRef>
                        <a:effectRef idx="1">
                          <a:schemeClr val="accent6"/>
                        </a:effectRef>
                        <a:fontRef idx="minor">
                          <a:schemeClr val="dk1"/>
                        </a:fontRef>
                      </wps:style>
                      <wps:txbx>
                        <w:txbxContent>
                          <w:p w:rsidRPr="00A4362E" w:rsidR="002316A1" w:rsidP="005D1968" w:rsidRDefault="002316A1" w14:paraId="0FEB9ED5" w14:textId="77777777">
                            <w:pPr>
                              <w:jc w:val="center"/>
                              <w:rPr>
                                <w:ins w:author="Humberto Arias Diaz" w:date="2023-10-03T16:44:00Z" w:id="185"/>
                                <w:sz w:val="20"/>
                                <w:szCs w:val="20"/>
                                <w:lang w:val="es-MX"/>
                              </w:rPr>
                            </w:pPr>
                            <w:ins w:author="Humberto Arias Diaz" w:date="2023-10-03T16:44:00Z" w:id="186">
                              <w:r w:rsidRPr="00A4362E">
                                <w:rPr>
                                  <w:b/>
                                  <w:sz w:val="20"/>
                                  <w:szCs w:val="20"/>
                                  <w:lang w:val="es-MX"/>
                                </w:rPr>
                                <w:t>Normatividad</w:t>
                              </w:r>
                            </w:ins>
                          </w:p>
                          <w:p w:rsidR="002316A1" w:rsidP="00884C19" w:rsidRDefault="002316A1" w14:paraId="1A09DA11" w14:textId="54C3D0B0">
                            <w:pPr>
                              <w:pBdr>
                                <w:top w:val="nil"/>
                                <w:left w:val="nil"/>
                                <w:bottom w:val="nil"/>
                                <w:right w:val="nil"/>
                                <w:between w:val="nil"/>
                              </w:pBdr>
                              <w:snapToGrid w:val="0"/>
                              <w:spacing w:after="120"/>
                              <w:jc w:val="both"/>
                            </w:pPr>
                            <w:ins w:author="Humberto Arias Diaz" w:date="2023-10-03T16:44:00Z" w:id="187">
                              <w:r w:rsidRPr="00A4362E">
                                <w:rPr>
                                  <w:sz w:val="20"/>
                                  <w:szCs w:val="20"/>
                                  <w:lang w:val="es-MX"/>
                                </w:rPr>
                                <w:t>Para mayor profundidad</w:t>
                              </w:r>
                              <w:r>
                                <w:rPr>
                                  <w:sz w:val="20"/>
                                  <w:szCs w:val="20"/>
                                  <w:lang w:val="es-MX"/>
                                </w:rPr>
                                <w:t>,</w:t>
                              </w:r>
                              <w:r w:rsidRPr="00A4362E">
                                <w:rPr>
                                  <w:sz w:val="20"/>
                                  <w:szCs w:val="20"/>
                                  <w:lang w:val="es-MX"/>
                                </w:rPr>
                                <w:t xml:space="preserve"> la normatividad relacionada con las estrategias de implementación </w:t>
                              </w:r>
                              <w:r>
                                <w:rPr>
                                  <w:sz w:val="20"/>
                                  <w:szCs w:val="20"/>
                                  <w:lang w:val="es-MX"/>
                                </w:rPr>
                                <w:t xml:space="preserve">se pueden </w:t>
                              </w:r>
                              <w:r w:rsidRPr="00A4362E">
                                <w:rPr>
                                  <w:sz w:val="20"/>
                                  <w:szCs w:val="20"/>
                                  <w:lang w:val="es-MX"/>
                                </w:rPr>
                                <w:t>consult</w:t>
                              </w:r>
                              <w:r>
                                <w:rPr>
                                  <w:sz w:val="20"/>
                                  <w:szCs w:val="20"/>
                                  <w:lang w:val="es-MX"/>
                                </w:rPr>
                                <w:t>ar en</w:t>
                              </w:r>
                              <w:r w:rsidRPr="00A4362E">
                                <w:rPr>
                                  <w:sz w:val="20"/>
                                  <w:szCs w:val="20"/>
                                  <w:lang w:val="es-MX"/>
                                </w:rPr>
                                <w:t xml:space="preserve"> la </w:t>
                              </w:r>
                            </w:ins>
                            <w:r w:rsidR="00884C19">
                              <w:rPr>
                                <w:sz w:val="20"/>
                                <w:szCs w:val="20"/>
                                <w:lang w:val="es-MX"/>
                              </w:rPr>
                              <w:t>g</w:t>
                            </w:r>
                            <w:ins w:author="Humberto Arias Diaz" w:date="2023-10-03T16:44:00Z" w:id="188">
                              <w:r w:rsidRPr="00A4362E">
                                <w:rPr>
                                  <w:sz w:val="20"/>
                                  <w:szCs w:val="20"/>
                                  <w:lang w:val="es-MX"/>
                                </w:rPr>
                                <w:t>uía general de un proceso de arquitectura empresarial</w:t>
                              </w:r>
                              <w:r>
                                <w:rPr>
                                  <w:sz w:val="20"/>
                                  <w:szCs w:val="20"/>
                                  <w:lang w:val="es-MX"/>
                                </w:rPr>
                                <w:t>, ubicada en material complementario</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ect id="Rectángulo 14" style="width:498.6pt;height:61.4pt;visibility:visible;mso-wrap-style:square;mso-left-percent:-10001;mso-top-percent:-10001;mso-position-horizontal:absolute;mso-position-horizontal-relative:char;mso-position-vertical:absolute;mso-position-vertical-relative:line;mso-left-percent:-10001;mso-top-percent:-10001;v-text-anchor:middle" o:spid="_x0000_s1065" fillcolor="#e5b8b7 [1301]" stroked="f" w14:anchorId="7F1E4B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">
                <v:shadow on="t" color="black" opacity="24903f" offset="0,.55556mm" origin=",.5"/>
                <v:textbox style="mso-fit-shape-to-text:t">
                  <w:txbxContent>
                    <w:p w:rsidRPr="00A4362E" w:rsidR="002316A1" w:rsidP="005D1968" w:rsidRDefault="002316A1" w14:paraId="0FEB9ED5" w14:textId="77777777">
                      <w:pPr>
                        <w:jc w:val="center"/>
                        <w:rPr>
                          <w:ins w:author="Humberto Arias Diaz" w:date="2023-10-03T16:44:00Z" w:id="189"/>
                          <w:sz w:val="20"/>
                          <w:szCs w:val="20"/>
                          <w:lang w:val="es-MX"/>
                        </w:rPr>
                      </w:pPr>
                      <w:ins w:author="Humberto Arias Diaz" w:date="2023-10-03T16:44:00Z" w:id="190">
                        <w:r w:rsidRPr="00A4362E">
                          <w:rPr>
                            <w:b/>
                            <w:sz w:val="20"/>
                            <w:szCs w:val="20"/>
                            <w:lang w:val="es-MX"/>
                          </w:rPr>
                          <w:t>Normatividad</w:t>
                        </w:r>
                      </w:ins>
                    </w:p>
                    <w:p w:rsidR="002316A1" w:rsidP="00884C19" w:rsidRDefault="002316A1" w14:paraId="1A09DA11" w14:textId="54C3D0B0">
                      <w:pPr>
                        <w:pBdr>
                          <w:top w:val="nil"/>
                          <w:left w:val="nil"/>
                          <w:bottom w:val="nil"/>
                          <w:right w:val="nil"/>
                          <w:between w:val="nil"/>
                        </w:pBdr>
                        <w:snapToGrid w:val="0"/>
                        <w:spacing w:after="120"/>
                        <w:jc w:val="both"/>
                      </w:pPr>
                      <w:ins w:author="Humberto Arias Diaz" w:date="2023-10-03T16:44:00Z" w:id="191">
                        <w:r w:rsidRPr="00A4362E">
                          <w:rPr>
                            <w:sz w:val="20"/>
                            <w:szCs w:val="20"/>
                            <w:lang w:val="es-MX"/>
                          </w:rPr>
                          <w:t>Para mayor profundidad</w:t>
                        </w:r>
                        <w:r>
                          <w:rPr>
                            <w:sz w:val="20"/>
                            <w:szCs w:val="20"/>
                            <w:lang w:val="es-MX"/>
                          </w:rPr>
                          <w:t>,</w:t>
                        </w:r>
                        <w:r w:rsidRPr="00A4362E">
                          <w:rPr>
                            <w:sz w:val="20"/>
                            <w:szCs w:val="20"/>
                            <w:lang w:val="es-MX"/>
                          </w:rPr>
                          <w:t xml:space="preserve"> la normatividad relacionada con las estrategias de implementación </w:t>
                        </w:r>
                        <w:r>
                          <w:rPr>
                            <w:sz w:val="20"/>
                            <w:szCs w:val="20"/>
                            <w:lang w:val="es-MX"/>
                          </w:rPr>
                          <w:t xml:space="preserve">se pueden </w:t>
                        </w:r>
                        <w:r w:rsidRPr="00A4362E">
                          <w:rPr>
                            <w:sz w:val="20"/>
                            <w:szCs w:val="20"/>
                            <w:lang w:val="es-MX"/>
                          </w:rPr>
                          <w:t>consult</w:t>
                        </w:r>
                        <w:r>
                          <w:rPr>
                            <w:sz w:val="20"/>
                            <w:szCs w:val="20"/>
                            <w:lang w:val="es-MX"/>
                          </w:rPr>
                          <w:t>ar en</w:t>
                        </w:r>
                        <w:r w:rsidRPr="00A4362E">
                          <w:rPr>
                            <w:sz w:val="20"/>
                            <w:szCs w:val="20"/>
                            <w:lang w:val="es-MX"/>
                          </w:rPr>
                          <w:t xml:space="preserve"> la </w:t>
                        </w:r>
                      </w:ins>
                      <w:r w:rsidR="00884C19">
                        <w:rPr>
                          <w:sz w:val="20"/>
                          <w:szCs w:val="20"/>
                          <w:lang w:val="es-MX"/>
                        </w:rPr>
                        <w:t>g</w:t>
                      </w:r>
                      <w:ins w:author="Humberto Arias Diaz" w:date="2023-10-03T16:44:00Z" w:id="192">
                        <w:r w:rsidRPr="00A4362E">
                          <w:rPr>
                            <w:sz w:val="20"/>
                            <w:szCs w:val="20"/>
                            <w:lang w:val="es-MX"/>
                          </w:rPr>
                          <w:t>uía general de un proceso de arquitectura empresarial</w:t>
                        </w:r>
                        <w:r>
                          <w:rPr>
                            <w:sz w:val="20"/>
                            <w:szCs w:val="20"/>
                            <w:lang w:val="es-MX"/>
                          </w:rPr>
                          <w:t>, ubicada en material complementario</w:t>
                        </w:r>
                      </w:ins>
                    </w:p>
                  </w:txbxContent>
                </v:textbox>
                <w10:anchorlock/>
              </v:rect>
            </w:pict>
          </mc:Fallback>
        </mc:AlternateContent>
      </w:r>
      <w:commentRangeEnd w:id="184"/>
      <w:r w:rsidR="00884C19">
        <w:rPr>
          <w:rStyle w:val="Refdecomentario"/>
        </w:rPr>
        <w:commentReference w:id="184"/>
      </w:r>
      <w:commentRangeEnd w:id="1189135186"/>
      <w:r>
        <w:rPr>
          <w:rStyle w:val="CommentReference"/>
        </w:rPr>
        <w:commentReference w:id="1189135186"/>
      </w:r>
    </w:p>
    <w:p w:rsidR="00884C19" w:rsidP="0075352B" w:rsidRDefault="00884C19" w14:paraId="153AF91F" w14:textId="77777777">
      <w:pPr>
        <w:pBdr>
          <w:top w:val="nil"/>
          <w:left w:val="nil"/>
          <w:bottom w:val="nil"/>
          <w:right w:val="nil"/>
          <w:between w:val="nil"/>
        </w:pBdr>
        <w:snapToGrid w:val="0"/>
        <w:jc w:val="both"/>
        <w:rPr>
          <w:bCs/>
          <w:sz w:val="20"/>
          <w:szCs w:val="20"/>
        </w:rPr>
      </w:pPr>
    </w:p>
    <w:p w:rsidRPr="001504DB" w:rsidR="00E26E30" w:rsidP="0075352B" w:rsidRDefault="007B7036" w14:paraId="589AF0E4" w14:textId="095E1030">
      <w:pPr>
        <w:pBdr>
          <w:top w:val="nil"/>
          <w:left w:val="nil"/>
          <w:bottom w:val="nil"/>
          <w:right w:val="nil"/>
          <w:between w:val="nil"/>
        </w:pBdr>
        <w:snapToGrid w:val="0"/>
        <w:jc w:val="both"/>
        <w:rPr>
          <w:bCs/>
          <w:sz w:val="20"/>
          <w:szCs w:val="20"/>
        </w:rPr>
      </w:pPr>
      <w:r w:rsidRPr="00904AA5">
        <w:rPr>
          <w:bCs/>
          <w:sz w:val="20"/>
          <w:szCs w:val="20"/>
        </w:rPr>
        <w:t>Para los requerimientos de AE s</w:t>
      </w:r>
      <w:r w:rsidRPr="00904AA5" w:rsidR="00E26E30">
        <w:rPr>
          <w:bCs/>
          <w:sz w:val="20"/>
          <w:szCs w:val="20"/>
        </w:rPr>
        <w:t>e debe realizar un diagnóstico de la organización</w:t>
      </w:r>
      <w:r w:rsidR="00CB7CC0">
        <w:rPr>
          <w:bCs/>
          <w:sz w:val="20"/>
          <w:szCs w:val="20"/>
        </w:rPr>
        <w:t>,</w:t>
      </w:r>
      <w:r w:rsidRPr="00904AA5" w:rsidR="00E26E30">
        <w:rPr>
          <w:bCs/>
          <w:sz w:val="20"/>
          <w:szCs w:val="20"/>
        </w:rPr>
        <w:t xml:space="preserve"> </w:t>
      </w:r>
      <w:r w:rsidRPr="00904AA5">
        <w:rPr>
          <w:bCs/>
          <w:sz w:val="20"/>
          <w:szCs w:val="20"/>
        </w:rPr>
        <w:t>en el que se relacionen los</w:t>
      </w:r>
      <w:r w:rsidRPr="00904AA5" w:rsidR="00E26E30">
        <w:rPr>
          <w:bCs/>
          <w:sz w:val="20"/>
          <w:szCs w:val="20"/>
        </w:rPr>
        <w:t xml:space="preserve"> procesos de </w:t>
      </w:r>
      <w:r w:rsidRPr="00904AA5" w:rsidR="00CB7CC0">
        <w:rPr>
          <w:bCs/>
          <w:sz w:val="20"/>
          <w:szCs w:val="20"/>
        </w:rPr>
        <w:t xml:space="preserve">gestión documental </w:t>
      </w:r>
      <w:r w:rsidRPr="00904AA5">
        <w:rPr>
          <w:bCs/>
          <w:sz w:val="20"/>
          <w:szCs w:val="20"/>
        </w:rPr>
        <w:t xml:space="preserve">que deben estar bien </w:t>
      </w:r>
      <w:r w:rsidRPr="00904AA5" w:rsidR="00E26E30">
        <w:rPr>
          <w:bCs/>
          <w:sz w:val="20"/>
          <w:szCs w:val="20"/>
        </w:rPr>
        <w:t>sistematizados</w:t>
      </w:r>
      <w:r w:rsidRPr="00904AA5">
        <w:rPr>
          <w:bCs/>
          <w:sz w:val="20"/>
          <w:szCs w:val="20"/>
        </w:rPr>
        <w:t xml:space="preserve"> en todos los procesos, además</w:t>
      </w:r>
      <w:r w:rsidRPr="00904AA5" w:rsidR="00E26E30">
        <w:rPr>
          <w:bCs/>
          <w:sz w:val="20"/>
          <w:szCs w:val="20"/>
        </w:rPr>
        <w:t xml:space="preserve"> </w:t>
      </w:r>
      <w:r w:rsidRPr="00904AA5">
        <w:rPr>
          <w:bCs/>
          <w:sz w:val="20"/>
          <w:szCs w:val="20"/>
        </w:rPr>
        <w:t>deben estar alineados a la misión de la organización,</w:t>
      </w:r>
      <w:r w:rsidRPr="00904AA5" w:rsidR="00E26E30">
        <w:rPr>
          <w:bCs/>
          <w:sz w:val="20"/>
          <w:szCs w:val="20"/>
        </w:rPr>
        <w:t xml:space="preserve"> ajustando la</w:t>
      </w:r>
      <w:r w:rsidRPr="00904AA5">
        <w:rPr>
          <w:bCs/>
          <w:sz w:val="20"/>
          <w:szCs w:val="20"/>
        </w:rPr>
        <w:t>s necesidades de los empleados</w:t>
      </w:r>
      <w:r w:rsidRPr="00904AA5" w:rsidR="00E26E30">
        <w:rPr>
          <w:bCs/>
          <w:sz w:val="20"/>
          <w:szCs w:val="20"/>
        </w:rPr>
        <w:t xml:space="preserve">, relacionando los objetivos de la organización y todos los elementos necesarios para </w:t>
      </w:r>
      <w:r w:rsidRPr="00904AA5">
        <w:rPr>
          <w:bCs/>
          <w:sz w:val="20"/>
          <w:szCs w:val="20"/>
        </w:rPr>
        <w:t>transformarla</w:t>
      </w:r>
      <w:r w:rsidRPr="00904AA5" w:rsidR="00E26E30">
        <w:rPr>
          <w:bCs/>
          <w:sz w:val="20"/>
          <w:szCs w:val="20"/>
        </w:rPr>
        <w:t xml:space="preserve"> en una organización tecnológica en </w:t>
      </w:r>
      <w:r w:rsidRPr="00904AA5" w:rsidR="00A36337">
        <w:rPr>
          <w:bCs/>
          <w:sz w:val="20"/>
          <w:szCs w:val="20"/>
        </w:rPr>
        <w:t>gestión documental</w:t>
      </w:r>
      <w:r w:rsidRPr="00904AA5" w:rsidR="00E26E30">
        <w:rPr>
          <w:bCs/>
          <w:sz w:val="20"/>
          <w:szCs w:val="20"/>
        </w:rPr>
        <w:t>.</w:t>
      </w:r>
      <w:r w:rsidRPr="00904AA5">
        <w:rPr>
          <w:bCs/>
          <w:sz w:val="20"/>
          <w:szCs w:val="20"/>
        </w:rPr>
        <w:t xml:space="preserve"> Se deben revisar las a</w:t>
      </w:r>
      <w:r w:rsidRPr="00904AA5" w:rsidR="00E26E30">
        <w:rPr>
          <w:bCs/>
          <w:sz w:val="20"/>
          <w:szCs w:val="20"/>
        </w:rPr>
        <w:t xml:space="preserve">ctividades </w:t>
      </w:r>
      <w:r w:rsidRPr="00904AA5">
        <w:rPr>
          <w:bCs/>
          <w:sz w:val="20"/>
          <w:szCs w:val="20"/>
        </w:rPr>
        <w:t>en</w:t>
      </w:r>
      <w:r w:rsidRPr="00904AA5" w:rsidR="00E26E30">
        <w:rPr>
          <w:bCs/>
          <w:sz w:val="20"/>
          <w:szCs w:val="20"/>
        </w:rPr>
        <w:t xml:space="preserve"> la </w:t>
      </w:r>
      <w:r w:rsidRPr="00904AA5" w:rsidR="00032898">
        <w:rPr>
          <w:bCs/>
          <w:sz w:val="20"/>
          <w:szCs w:val="20"/>
        </w:rPr>
        <w:t xml:space="preserve">planeación estratégica de AE y documentarlas en el </w:t>
      </w:r>
      <w:r w:rsidRPr="00B8516C" w:rsidR="00032898">
        <w:rPr>
          <w:b/>
          <w:sz w:val="20"/>
          <w:szCs w:val="20"/>
        </w:rPr>
        <w:t>entregable</w:t>
      </w:r>
      <w:r w:rsidR="00884C19">
        <w:rPr>
          <w:b/>
          <w:sz w:val="20"/>
          <w:szCs w:val="20"/>
        </w:rPr>
        <w:t>:</w:t>
      </w:r>
      <w:r w:rsidR="00032898">
        <w:rPr>
          <w:b/>
          <w:sz w:val="20"/>
          <w:szCs w:val="20"/>
        </w:rPr>
        <w:t xml:space="preserve"> E</w:t>
      </w:r>
      <w:r w:rsidRPr="00B8516C" w:rsidR="00032898">
        <w:rPr>
          <w:b/>
          <w:sz w:val="20"/>
          <w:szCs w:val="20"/>
        </w:rPr>
        <w:t>strategia para la realización del proceso de AE.</w:t>
      </w:r>
    </w:p>
    <w:p w:rsidRPr="00904AA5" w:rsidR="00E26E30" w:rsidP="0075352B" w:rsidRDefault="00E26E30" w14:paraId="4B183C76" w14:textId="77777777">
      <w:pPr>
        <w:pBdr>
          <w:top w:val="nil"/>
          <w:left w:val="nil"/>
          <w:bottom w:val="nil"/>
          <w:right w:val="nil"/>
          <w:between w:val="nil"/>
        </w:pBdr>
        <w:snapToGrid w:val="0"/>
        <w:ind w:left="142" w:hanging="142"/>
        <w:jc w:val="both"/>
        <w:rPr>
          <w:bCs/>
          <w:sz w:val="20"/>
          <w:szCs w:val="20"/>
        </w:rPr>
      </w:pPr>
    </w:p>
    <w:p w:rsidRPr="00884C19" w:rsidR="00E26E30" w:rsidP="00BA059C" w:rsidRDefault="00E26E30" w14:paraId="387DE379" w14:textId="5DBCAC30">
      <w:pPr>
        <w:pStyle w:val="Prrafodelista"/>
        <w:numPr>
          <w:ilvl w:val="0"/>
          <w:numId w:val="5"/>
        </w:numPr>
        <w:pBdr>
          <w:top w:val="nil"/>
          <w:left w:val="nil"/>
          <w:bottom w:val="nil"/>
          <w:right w:val="nil"/>
          <w:between w:val="nil"/>
        </w:pBdr>
        <w:snapToGrid w:val="0"/>
        <w:contextualSpacing w:val="0"/>
        <w:jc w:val="both"/>
        <w:rPr>
          <w:bCs/>
          <w:sz w:val="20"/>
          <w:szCs w:val="20"/>
        </w:rPr>
      </w:pPr>
      <w:r w:rsidRPr="00904AA5">
        <w:rPr>
          <w:b/>
          <w:sz w:val="20"/>
          <w:szCs w:val="20"/>
        </w:rPr>
        <w:t>Para definir los procesos de AE</w:t>
      </w:r>
      <w:r w:rsidRPr="00904AA5">
        <w:rPr>
          <w:bCs/>
          <w:sz w:val="20"/>
          <w:szCs w:val="20"/>
        </w:rPr>
        <w:t xml:space="preserve"> </w:t>
      </w:r>
      <w:r w:rsidRPr="00904AA5" w:rsidR="007B7036">
        <w:rPr>
          <w:bCs/>
          <w:sz w:val="20"/>
          <w:szCs w:val="20"/>
        </w:rPr>
        <w:t>es necesario realizar el diagnóstico de la o</w:t>
      </w:r>
      <w:r w:rsidRPr="00904AA5">
        <w:rPr>
          <w:bCs/>
          <w:sz w:val="20"/>
          <w:szCs w:val="20"/>
        </w:rPr>
        <w:t>rganización</w:t>
      </w:r>
      <w:r w:rsidRPr="00904AA5" w:rsidR="007B7036">
        <w:rPr>
          <w:bCs/>
          <w:sz w:val="20"/>
          <w:szCs w:val="20"/>
        </w:rPr>
        <w:t>, priorizando</w:t>
      </w:r>
      <w:r w:rsidRPr="00904AA5">
        <w:rPr>
          <w:bCs/>
          <w:sz w:val="20"/>
          <w:szCs w:val="20"/>
        </w:rPr>
        <w:t xml:space="preserve"> los ejercicios del punto anterior </w:t>
      </w:r>
      <w:r w:rsidRPr="00904AA5" w:rsidR="007B7036">
        <w:rPr>
          <w:bCs/>
          <w:sz w:val="20"/>
          <w:szCs w:val="20"/>
        </w:rPr>
        <w:t>documentados</w:t>
      </w:r>
      <w:r w:rsidRPr="00904AA5">
        <w:rPr>
          <w:bCs/>
          <w:sz w:val="20"/>
          <w:szCs w:val="20"/>
        </w:rPr>
        <w:t xml:space="preserve"> en el </w:t>
      </w:r>
      <w:r w:rsidRPr="00AC1278" w:rsidR="00AC1278">
        <w:rPr>
          <w:b/>
          <w:iCs/>
          <w:sz w:val="20"/>
          <w:szCs w:val="20"/>
        </w:rPr>
        <w:t>entregable</w:t>
      </w:r>
      <w:r w:rsidRPr="00904AA5">
        <w:rPr>
          <w:b/>
          <w:i/>
          <w:iCs/>
          <w:sz w:val="20"/>
          <w:szCs w:val="20"/>
        </w:rPr>
        <w:t xml:space="preserve"> </w:t>
      </w:r>
      <w:r w:rsidRPr="00881375">
        <w:rPr>
          <w:b/>
          <w:iCs/>
          <w:sz w:val="20"/>
          <w:szCs w:val="20"/>
        </w:rPr>
        <w:t>Planeación del ejercicio de AE</w:t>
      </w:r>
      <w:r w:rsidRPr="00904AA5">
        <w:rPr>
          <w:b/>
          <w:i/>
          <w:iCs/>
          <w:sz w:val="20"/>
          <w:szCs w:val="20"/>
        </w:rPr>
        <w:t>.</w:t>
      </w:r>
      <w:r w:rsidRPr="00904AA5" w:rsidR="007B7036">
        <w:rPr>
          <w:b/>
          <w:iCs/>
          <w:sz w:val="20"/>
          <w:szCs w:val="20"/>
        </w:rPr>
        <w:t xml:space="preserve"> </w:t>
      </w:r>
      <w:r w:rsidRPr="00904AA5" w:rsidR="00505BCE">
        <w:rPr>
          <w:iCs/>
          <w:sz w:val="20"/>
          <w:szCs w:val="20"/>
        </w:rPr>
        <w:t>Este proceso requiere</w:t>
      </w:r>
      <w:r w:rsidRPr="00904AA5">
        <w:rPr>
          <w:sz w:val="20"/>
          <w:szCs w:val="20"/>
        </w:rPr>
        <w:t>:</w:t>
      </w:r>
    </w:p>
    <w:p w:rsidRPr="00904AA5" w:rsidR="00884C19" w:rsidP="00884C19" w:rsidRDefault="00884C19" w14:paraId="2A269BF5" w14:textId="77777777">
      <w:pPr>
        <w:pStyle w:val="Prrafodelista"/>
        <w:pBdr>
          <w:top w:val="nil"/>
          <w:left w:val="nil"/>
          <w:bottom w:val="nil"/>
          <w:right w:val="nil"/>
          <w:between w:val="nil"/>
        </w:pBdr>
        <w:snapToGrid w:val="0"/>
        <w:contextualSpacing w:val="0"/>
        <w:jc w:val="both"/>
        <w:rPr>
          <w:bCs/>
          <w:sz w:val="20"/>
          <w:szCs w:val="20"/>
        </w:rPr>
      </w:pPr>
    </w:p>
    <w:p w:rsidRPr="001504DB" w:rsidR="00E26E30" w:rsidP="00BA059C" w:rsidRDefault="005D1751" w14:paraId="474AC9D9" w14:textId="2EAC349A">
      <w:pPr>
        <w:pStyle w:val="Prrafodelista"/>
        <w:numPr>
          <w:ilvl w:val="2"/>
          <w:numId w:val="20"/>
        </w:numPr>
        <w:pBdr>
          <w:top w:val="nil"/>
          <w:left w:val="nil"/>
          <w:bottom w:val="nil"/>
          <w:right w:val="nil"/>
          <w:between w:val="nil"/>
        </w:pBdr>
        <w:snapToGrid w:val="0"/>
        <w:ind w:left="1210"/>
        <w:contextualSpacing w:val="0"/>
        <w:jc w:val="both"/>
        <w:rPr>
          <w:bCs/>
          <w:sz w:val="20"/>
          <w:szCs w:val="20"/>
        </w:rPr>
      </w:pPr>
      <w:r w:rsidRPr="00884C19">
        <w:rPr>
          <w:b/>
          <w:bCs/>
          <w:sz w:val="20"/>
          <w:szCs w:val="20"/>
        </w:rPr>
        <w:t xml:space="preserve">Levantamiento de </w:t>
      </w:r>
      <w:r w:rsidRPr="00884C19" w:rsidR="00136425">
        <w:rPr>
          <w:b/>
          <w:bCs/>
          <w:sz w:val="20"/>
          <w:szCs w:val="20"/>
        </w:rPr>
        <w:t xml:space="preserve">la </w:t>
      </w:r>
      <w:r w:rsidRPr="00884C19">
        <w:rPr>
          <w:b/>
          <w:bCs/>
          <w:sz w:val="20"/>
          <w:szCs w:val="20"/>
        </w:rPr>
        <w:t>información</w:t>
      </w:r>
      <w:r w:rsidRPr="00B8516C">
        <w:rPr>
          <w:bCs/>
          <w:sz w:val="20"/>
          <w:szCs w:val="20"/>
        </w:rPr>
        <w:t xml:space="preserve">: </w:t>
      </w:r>
      <w:r w:rsidRPr="001504DB">
        <w:rPr>
          <w:bCs/>
          <w:sz w:val="20"/>
          <w:szCs w:val="20"/>
        </w:rPr>
        <w:t>r</w:t>
      </w:r>
      <w:r w:rsidRPr="001504DB" w:rsidR="00E26E30">
        <w:rPr>
          <w:bCs/>
          <w:sz w:val="20"/>
          <w:szCs w:val="20"/>
        </w:rPr>
        <w:t>elacionar los elementos a considerar para ajustar todos los</w:t>
      </w:r>
      <w:r w:rsidRPr="001504DB">
        <w:rPr>
          <w:bCs/>
          <w:sz w:val="20"/>
          <w:szCs w:val="20"/>
        </w:rPr>
        <w:t xml:space="preserve"> procesos de </w:t>
      </w:r>
      <w:r w:rsidRPr="001504DB" w:rsidR="00136425">
        <w:rPr>
          <w:bCs/>
          <w:sz w:val="20"/>
          <w:szCs w:val="20"/>
        </w:rPr>
        <w:t>gestión documental</w:t>
      </w:r>
      <w:r w:rsidRPr="00B8516C" w:rsidR="00136425">
        <w:rPr>
          <w:bCs/>
          <w:sz w:val="20"/>
          <w:szCs w:val="20"/>
        </w:rPr>
        <w:t>.</w:t>
      </w:r>
      <w:r w:rsidRPr="001504DB" w:rsidR="00136425">
        <w:rPr>
          <w:bCs/>
          <w:sz w:val="20"/>
          <w:szCs w:val="20"/>
        </w:rPr>
        <w:t xml:space="preserve"> </w:t>
      </w:r>
    </w:p>
    <w:p w:rsidRPr="001504DB" w:rsidR="005D1751" w:rsidP="00BA059C" w:rsidRDefault="00884C19" w14:paraId="31DFA5DA" w14:textId="7728E2A3">
      <w:pPr>
        <w:pStyle w:val="Prrafodelista"/>
        <w:numPr>
          <w:ilvl w:val="2"/>
          <w:numId w:val="20"/>
        </w:numPr>
        <w:pBdr>
          <w:top w:val="nil"/>
          <w:left w:val="nil"/>
          <w:bottom w:val="nil"/>
          <w:right w:val="nil"/>
          <w:between w:val="nil"/>
        </w:pBdr>
        <w:snapToGrid w:val="0"/>
        <w:ind w:left="1210"/>
        <w:contextualSpacing w:val="0"/>
        <w:jc w:val="both"/>
        <w:rPr>
          <w:bCs/>
          <w:sz w:val="20"/>
          <w:szCs w:val="20"/>
        </w:rPr>
      </w:pPr>
      <w:r w:rsidRPr="00884C19">
        <w:rPr>
          <w:b/>
          <w:bCs/>
          <w:sz w:val="20"/>
          <w:szCs w:val="20"/>
        </w:rPr>
        <w:t>Entregable a</w:t>
      </w:r>
      <w:r w:rsidRPr="00884C19" w:rsidR="005D1751">
        <w:rPr>
          <w:b/>
          <w:bCs/>
          <w:sz w:val="20"/>
          <w:szCs w:val="20"/>
        </w:rPr>
        <w:t xml:space="preserve">rquitectura </w:t>
      </w:r>
      <w:r w:rsidRPr="00884C19" w:rsidR="007617CF">
        <w:rPr>
          <w:b/>
          <w:bCs/>
          <w:sz w:val="20"/>
          <w:szCs w:val="20"/>
        </w:rPr>
        <w:t>empresarial actual</w:t>
      </w:r>
      <w:r w:rsidRPr="001504DB" w:rsidR="005D1751">
        <w:rPr>
          <w:bCs/>
          <w:sz w:val="20"/>
          <w:szCs w:val="20"/>
        </w:rPr>
        <w:t>:  de</w:t>
      </w:r>
      <w:r w:rsidRPr="001504DB" w:rsidR="00E26E30">
        <w:rPr>
          <w:bCs/>
          <w:sz w:val="20"/>
          <w:szCs w:val="20"/>
        </w:rPr>
        <w:t xml:space="preserve">sarrollar la elaboración y construcción de la </w:t>
      </w:r>
      <w:r w:rsidRPr="001504DB" w:rsidR="007617CF">
        <w:rPr>
          <w:bCs/>
          <w:sz w:val="20"/>
          <w:szCs w:val="20"/>
        </w:rPr>
        <w:t>arquitectura actual</w:t>
      </w:r>
      <w:r w:rsidRPr="001504DB" w:rsidR="00E26E30">
        <w:rPr>
          <w:bCs/>
          <w:sz w:val="20"/>
          <w:szCs w:val="20"/>
        </w:rPr>
        <w:t>, la arquitectura misional y de TI</w:t>
      </w:r>
      <w:r w:rsidRPr="00B8516C" w:rsidR="00E26E30">
        <w:rPr>
          <w:bCs/>
          <w:sz w:val="20"/>
          <w:szCs w:val="20"/>
        </w:rPr>
        <w:t>.</w:t>
      </w:r>
    </w:p>
    <w:p w:rsidRPr="001504DB" w:rsidR="005D1751" w:rsidP="00BA059C" w:rsidRDefault="00884C19" w14:paraId="27894E6F" w14:textId="0E4C647A">
      <w:pPr>
        <w:pStyle w:val="Prrafodelista"/>
        <w:numPr>
          <w:ilvl w:val="2"/>
          <w:numId w:val="20"/>
        </w:numPr>
        <w:pBdr>
          <w:top w:val="nil"/>
          <w:left w:val="nil"/>
          <w:bottom w:val="nil"/>
          <w:right w:val="nil"/>
          <w:between w:val="nil"/>
        </w:pBdr>
        <w:snapToGrid w:val="0"/>
        <w:ind w:left="1210"/>
        <w:contextualSpacing w:val="0"/>
        <w:jc w:val="both"/>
        <w:rPr>
          <w:bCs/>
          <w:sz w:val="20"/>
          <w:szCs w:val="20"/>
        </w:rPr>
      </w:pPr>
      <w:r w:rsidRPr="00884C19">
        <w:rPr>
          <w:b/>
          <w:bCs/>
          <w:sz w:val="20"/>
          <w:szCs w:val="20"/>
        </w:rPr>
        <w:t>Entregable a</w:t>
      </w:r>
      <w:r w:rsidRPr="00884C19" w:rsidR="005D1751">
        <w:rPr>
          <w:b/>
          <w:bCs/>
          <w:sz w:val="20"/>
          <w:szCs w:val="20"/>
        </w:rPr>
        <w:t>rquitectura empresarial objetivo</w:t>
      </w:r>
      <w:r w:rsidRPr="00B8516C" w:rsidR="005D1751">
        <w:rPr>
          <w:bCs/>
          <w:sz w:val="20"/>
          <w:szCs w:val="20"/>
        </w:rPr>
        <w:t xml:space="preserve">: </w:t>
      </w:r>
      <w:r w:rsidRPr="001504DB" w:rsidR="005D1751">
        <w:rPr>
          <w:bCs/>
          <w:sz w:val="20"/>
          <w:szCs w:val="20"/>
        </w:rPr>
        <w:t>definir la</w:t>
      </w:r>
      <w:r w:rsidRPr="00B8516C" w:rsidR="005D1751">
        <w:rPr>
          <w:bCs/>
          <w:sz w:val="20"/>
          <w:szCs w:val="20"/>
        </w:rPr>
        <w:t xml:space="preserve"> </w:t>
      </w:r>
      <w:r w:rsidRPr="001504DB" w:rsidR="00725B27">
        <w:rPr>
          <w:bCs/>
          <w:sz w:val="20"/>
          <w:szCs w:val="20"/>
        </w:rPr>
        <w:t>arquitectura objetivo</w:t>
      </w:r>
      <w:r w:rsidRPr="001504DB" w:rsidR="00E26E30">
        <w:rPr>
          <w:bCs/>
          <w:sz w:val="20"/>
          <w:szCs w:val="20"/>
        </w:rPr>
        <w:t xml:space="preserve">, </w:t>
      </w:r>
      <w:r w:rsidRPr="001504DB" w:rsidR="005D1751">
        <w:rPr>
          <w:bCs/>
          <w:sz w:val="20"/>
          <w:szCs w:val="20"/>
        </w:rPr>
        <w:t xml:space="preserve">es decir, a </w:t>
      </w:r>
      <w:r w:rsidRPr="001504DB" w:rsidR="00E26E30">
        <w:rPr>
          <w:bCs/>
          <w:sz w:val="20"/>
          <w:szCs w:val="20"/>
        </w:rPr>
        <w:t>lo que</w:t>
      </w:r>
      <w:r w:rsidRPr="001504DB" w:rsidR="005D1751">
        <w:rPr>
          <w:bCs/>
          <w:sz w:val="20"/>
          <w:szCs w:val="20"/>
        </w:rPr>
        <w:t xml:space="preserve"> se</w:t>
      </w:r>
      <w:r w:rsidRPr="001504DB" w:rsidR="00E26E30">
        <w:rPr>
          <w:bCs/>
          <w:sz w:val="20"/>
          <w:szCs w:val="20"/>
        </w:rPr>
        <w:t xml:space="preserve"> quiere llegar en procesos </w:t>
      </w:r>
      <w:r w:rsidRPr="001504DB" w:rsidR="00725B27">
        <w:rPr>
          <w:bCs/>
          <w:sz w:val="20"/>
          <w:szCs w:val="20"/>
        </w:rPr>
        <w:t>tecnológicos</w:t>
      </w:r>
      <w:r w:rsidR="00725B27">
        <w:rPr>
          <w:bCs/>
          <w:sz w:val="20"/>
          <w:szCs w:val="20"/>
        </w:rPr>
        <w:t xml:space="preserve"> </w:t>
      </w:r>
      <w:r w:rsidRPr="001504DB" w:rsidR="00E26E30">
        <w:rPr>
          <w:bCs/>
          <w:sz w:val="20"/>
          <w:szCs w:val="20"/>
        </w:rPr>
        <w:t xml:space="preserve">de </w:t>
      </w:r>
      <w:r w:rsidRPr="001504DB" w:rsidR="00725B27">
        <w:rPr>
          <w:bCs/>
          <w:sz w:val="20"/>
          <w:szCs w:val="20"/>
        </w:rPr>
        <w:t xml:space="preserve">gestión documental </w:t>
      </w:r>
      <w:r w:rsidRPr="001504DB" w:rsidR="00E26E30">
        <w:rPr>
          <w:bCs/>
          <w:sz w:val="20"/>
          <w:szCs w:val="20"/>
        </w:rPr>
        <w:t>que se</w:t>
      </w:r>
      <w:r w:rsidRPr="001504DB" w:rsidR="005D1751">
        <w:rPr>
          <w:bCs/>
          <w:sz w:val="20"/>
          <w:szCs w:val="20"/>
        </w:rPr>
        <w:t>a</w:t>
      </w:r>
      <w:r w:rsidRPr="001504DB" w:rsidR="00E26E30">
        <w:rPr>
          <w:bCs/>
          <w:sz w:val="20"/>
          <w:szCs w:val="20"/>
        </w:rPr>
        <w:t xml:space="preserve"> viable, medido, ajustado, relacionados con la organización, </w:t>
      </w:r>
      <w:r w:rsidRPr="001504DB" w:rsidR="005D1751">
        <w:rPr>
          <w:bCs/>
          <w:sz w:val="20"/>
          <w:szCs w:val="20"/>
        </w:rPr>
        <w:t xml:space="preserve">la </w:t>
      </w:r>
      <w:r w:rsidRPr="001504DB" w:rsidR="00E26E30">
        <w:rPr>
          <w:bCs/>
          <w:sz w:val="20"/>
          <w:szCs w:val="20"/>
        </w:rPr>
        <w:t>tecnología que se relacione con el plan estratégico, lograr definir l</w:t>
      </w:r>
      <w:r w:rsidRPr="001504DB" w:rsidR="005D1751">
        <w:rPr>
          <w:bCs/>
          <w:sz w:val="20"/>
          <w:szCs w:val="20"/>
        </w:rPr>
        <w:t>os productos de la AE objetivo y mantener actualizado el</w:t>
      </w:r>
      <w:r w:rsidRPr="001504DB" w:rsidR="00E26E30">
        <w:rPr>
          <w:bCs/>
          <w:sz w:val="20"/>
          <w:szCs w:val="20"/>
        </w:rPr>
        <w:t xml:space="preserve"> documento. </w:t>
      </w:r>
    </w:p>
    <w:p w:rsidRPr="001504DB" w:rsidR="005D1751" w:rsidP="00BA059C" w:rsidRDefault="005D1751" w14:paraId="05D62D0D" w14:textId="51A1EDB2">
      <w:pPr>
        <w:pStyle w:val="Prrafodelista"/>
        <w:numPr>
          <w:ilvl w:val="2"/>
          <w:numId w:val="20"/>
        </w:numPr>
        <w:pBdr>
          <w:top w:val="nil"/>
          <w:left w:val="nil"/>
          <w:bottom w:val="nil"/>
          <w:right w:val="nil"/>
          <w:between w:val="nil"/>
        </w:pBdr>
        <w:snapToGrid w:val="0"/>
        <w:ind w:left="1210"/>
        <w:contextualSpacing w:val="0"/>
        <w:jc w:val="both"/>
        <w:rPr>
          <w:bCs/>
          <w:sz w:val="20"/>
          <w:szCs w:val="20"/>
        </w:rPr>
      </w:pPr>
      <w:r w:rsidRPr="00884C19">
        <w:rPr>
          <w:b/>
          <w:bCs/>
          <w:sz w:val="20"/>
          <w:szCs w:val="20"/>
        </w:rPr>
        <w:t>Análisis de brecha</w:t>
      </w:r>
      <w:r w:rsidRPr="00B8516C">
        <w:rPr>
          <w:bCs/>
          <w:sz w:val="20"/>
          <w:szCs w:val="20"/>
        </w:rPr>
        <w:t xml:space="preserve">: </w:t>
      </w:r>
      <w:r w:rsidRPr="001504DB">
        <w:rPr>
          <w:bCs/>
          <w:sz w:val="20"/>
          <w:szCs w:val="20"/>
        </w:rPr>
        <w:t>se determinan y documentan</w:t>
      </w:r>
      <w:r w:rsidRPr="001504DB" w:rsidR="00E26E30">
        <w:rPr>
          <w:bCs/>
          <w:sz w:val="20"/>
          <w:szCs w:val="20"/>
        </w:rPr>
        <w:t xml:space="preserve"> los vacíos entre la AE </w:t>
      </w:r>
      <w:r w:rsidR="00C14048">
        <w:rPr>
          <w:bCs/>
          <w:sz w:val="20"/>
          <w:szCs w:val="20"/>
        </w:rPr>
        <w:t>a</w:t>
      </w:r>
      <w:r w:rsidRPr="001504DB" w:rsidR="00E26E30">
        <w:rPr>
          <w:bCs/>
          <w:sz w:val="20"/>
          <w:szCs w:val="20"/>
        </w:rPr>
        <w:t xml:space="preserve">ctual y </w:t>
      </w:r>
      <w:r w:rsidRPr="001504DB">
        <w:rPr>
          <w:bCs/>
          <w:sz w:val="20"/>
          <w:szCs w:val="20"/>
        </w:rPr>
        <w:t>la AE objetivo, integrando</w:t>
      </w:r>
      <w:r w:rsidRPr="001504DB" w:rsidR="00E26E30">
        <w:rPr>
          <w:bCs/>
          <w:sz w:val="20"/>
          <w:szCs w:val="20"/>
        </w:rPr>
        <w:t xml:space="preserve"> nuevas iniciativas. Relacionar un documento donde </w:t>
      </w:r>
      <w:r w:rsidRPr="001504DB">
        <w:rPr>
          <w:bCs/>
          <w:sz w:val="20"/>
          <w:szCs w:val="20"/>
        </w:rPr>
        <w:t>sea posible diferenciar los hallazgos.</w:t>
      </w:r>
    </w:p>
    <w:p w:rsidRPr="001504DB" w:rsidR="005D1751" w:rsidP="00BA059C" w:rsidRDefault="00884C19" w14:paraId="0B4664E5" w14:textId="20AD3B54">
      <w:pPr>
        <w:pStyle w:val="Prrafodelista"/>
        <w:numPr>
          <w:ilvl w:val="2"/>
          <w:numId w:val="20"/>
        </w:numPr>
        <w:pBdr>
          <w:top w:val="nil"/>
          <w:left w:val="nil"/>
          <w:bottom w:val="nil"/>
          <w:right w:val="nil"/>
          <w:between w:val="nil"/>
        </w:pBdr>
        <w:snapToGrid w:val="0"/>
        <w:ind w:left="1210"/>
        <w:contextualSpacing w:val="0"/>
        <w:jc w:val="both"/>
        <w:rPr>
          <w:bCs/>
          <w:sz w:val="20"/>
          <w:szCs w:val="20"/>
        </w:rPr>
      </w:pPr>
      <w:r w:rsidRPr="00884C19">
        <w:rPr>
          <w:b/>
          <w:bCs/>
          <w:sz w:val="20"/>
          <w:szCs w:val="20"/>
        </w:rPr>
        <w:t>Entregable m</w:t>
      </w:r>
      <w:r w:rsidRPr="00884C19" w:rsidR="005D1751">
        <w:rPr>
          <w:b/>
          <w:bCs/>
          <w:sz w:val="20"/>
          <w:szCs w:val="20"/>
        </w:rPr>
        <w:t>apa de ruta</w:t>
      </w:r>
      <w:r w:rsidRPr="00B8516C" w:rsidR="005D1751">
        <w:rPr>
          <w:bCs/>
          <w:sz w:val="20"/>
          <w:szCs w:val="20"/>
        </w:rPr>
        <w:t>:</w:t>
      </w:r>
      <w:r w:rsidRPr="001504DB" w:rsidR="005D1751">
        <w:rPr>
          <w:bCs/>
          <w:sz w:val="20"/>
          <w:szCs w:val="20"/>
        </w:rPr>
        <w:t xml:space="preserve"> se</w:t>
      </w:r>
      <w:r w:rsidRPr="001504DB" w:rsidR="00E26E30">
        <w:rPr>
          <w:bCs/>
          <w:sz w:val="20"/>
          <w:szCs w:val="20"/>
        </w:rPr>
        <w:t xml:space="preserve"> relaciona el conjunto de acciones para ayudar a alcanzar la AE objetivo</w:t>
      </w:r>
      <w:r w:rsidRPr="001504DB" w:rsidR="005D1751">
        <w:rPr>
          <w:bCs/>
          <w:sz w:val="20"/>
          <w:szCs w:val="20"/>
        </w:rPr>
        <w:t>.</w:t>
      </w:r>
    </w:p>
    <w:p w:rsidR="00E26E30" w:rsidP="00BA059C" w:rsidRDefault="00884C19" w14:paraId="2EA7E6DD" w14:textId="19B02970">
      <w:pPr>
        <w:pStyle w:val="Prrafodelista"/>
        <w:numPr>
          <w:ilvl w:val="2"/>
          <w:numId w:val="20"/>
        </w:numPr>
        <w:pBdr>
          <w:top w:val="nil"/>
          <w:left w:val="nil"/>
          <w:bottom w:val="nil"/>
          <w:right w:val="nil"/>
          <w:between w:val="nil"/>
        </w:pBdr>
        <w:snapToGrid w:val="0"/>
        <w:ind w:left="1210"/>
        <w:contextualSpacing w:val="0"/>
        <w:jc w:val="both"/>
        <w:rPr>
          <w:bCs/>
          <w:sz w:val="20"/>
          <w:szCs w:val="20"/>
        </w:rPr>
      </w:pPr>
      <w:r w:rsidRPr="00884C19">
        <w:rPr>
          <w:b/>
          <w:bCs/>
          <w:sz w:val="20"/>
          <w:szCs w:val="20"/>
        </w:rPr>
        <w:t>Entregable e</w:t>
      </w:r>
      <w:r w:rsidRPr="00884C19" w:rsidR="005D1751">
        <w:rPr>
          <w:b/>
          <w:bCs/>
          <w:sz w:val="20"/>
          <w:szCs w:val="20"/>
        </w:rPr>
        <w:t>valuación proyecto</w:t>
      </w:r>
      <w:r w:rsidRPr="00B8516C" w:rsidR="005D1751">
        <w:rPr>
          <w:bCs/>
          <w:sz w:val="20"/>
          <w:szCs w:val="20"/>
        </w:rPr>
        <w:t xml:space="preserve">: </w:t>
      </w:r>
      <w:r w:rsidRPr="001504DB" w:rsidR="005D1751">
        <w:rPr>
          <w:bCs/>
          <w:sz w:val="20"/>
          <w:szCs w:val="20"/>
        </w:rPr>
        <w:t>s</w:t>
      </w:r>
      <w:r w:rsidRPr="001504DB" w:rsidR="00E26E30">
        <w:rPr>
          <w:bCs/>
          <w:sz w:val="20"/>
          <w:szCs w:val="20"/>
        </w:rPr>
        <w:t>e deben comprender las lecciones aprendidas en el</w:t>
      </w:r>
      <w:r w:rsidRPr="001504DB" w:rsidR="005D1751">
        <w:rPr>
          <w:bCs/>
          <w:sz w:val="20"/>
          <w:szCs w:val="20"/>
        </w:rPr>
        <w:t xml:space="preserve"> programa de </w:t>
      </w:r>
      <w:r w:rsidRPr="001504DB" w:rsidR="00A524B8">
        <w:rPr>
          <w:bCs/>
          <w:sz w:val="20"/>
          <w:szCs w:val="20"/>
        </w:rPr>
        <w:t xml:space="preserve">gestión documental e </w:t>
      </w:r>
      <w:r w:rsidRPr="001504DB" w:rsidR="00E26E30">
        <w:rPr>
          <w:bCs/>
          <w:sz w:val="20"/>
          <w:szCs w:val="20"/>
        </w:rPr>
        <w:t xml:space="preserve">involucrar a todos los trabajadores en los procesos, para </w:t>
      </w:r>
      <w:r w:rsidRPr="001504DB" w:rsidR="005D1751">
        <w:rPr>
          <w:bCs/>
          <w:sz w:val="20"/>
          <w:szCs w:val="20"/>
        </w:rPr>
        <w:t xml:space="preserve">lograr </w:t>
      </w:r>
      <w:r w:rsidRPr="001504DB" w:rsidR="00E26E30">
        <w:rPr>
          <w:bCs/>
          <w:sz w:val="20"/>
          <w:szCs w:val="20"/>
        </w:rPr>
        <w:t xml:space="preserve">la madurez institucional de AE. </w:t>
      </w:r>
    </w:p>
    <w:p w:rsidRPr="001504DB" w:rsidR="00884C19" w:rsidP="00884C19" w:rsidRDefault="00884C19" w14:paraId="4710F356" w14:textId="77777777">
      <w:pPr>
        <w:pStyle w:val="Prrafodelista"/>
        <w:pBdr>
          <w:top w:val="nil"/>
          <w:left w:val="nil"/>
          <w:bottom w:val="nil"/>
          <w:right w:val="nil"/>
          <w:between w:val="nil"/>
        </w:pBdr>
        <w:snapToGrid w:val="0"/>
        <w:ind w:left="1210"/>
        <w:contextualSpacing w:val="0"/>
        <w:jc w:val="both"/>
        <w:rPr>
          <w:bCs/>
          <w:sz w:val="20"/>
          <w:szCs w:val="20"/>
        </w:rPr>
      </w:pPr>
    </w:p>
    <w:p w:rsidR="00505BCE" w:rsidP="0075352B" w:rsidRDefault="00505BCE" w14:paraId="4032236F" w14:textId="760BDD15">
      <w:pPr>
        <w:pBdr>
          <w:top w:val="nil"/>
          <w:left w:val="nil"/>
          <w:bottom w:val="nil"/>
          <w:right w:val="nil"/>
          <w:between w:val="nil"/>
        </w:pBdr>
        <w:snapToGrid w:val="0"/>
        <w:jc w:val="both"/>
        <w:rPr>
          <w:bCs/>
          <w:sz w:val="20"/>
          <w:szCs w:val="20"/>
        </w:rPr>
      </w:pPr>
      <w:r w:rsidRPr="00904AA5">
        <w:rPr>
          <w:bCs/>
          <w:sz w:val="20"/>
          <w:szCs w:val="20"/>
        </w:rPr>
        <w:t>En</w:t>
      </w:r>
      <w:r w:rsidRPr="00904AA5" w:rsidR="00E26E30">
        <w:rPr>
          <w:bCs/>
          <w:sz w:val="20"/>
          <w:szCs w:val="20"/>
        </w:rPr>
        <w:t xml:space="preserve"> la implementación del </w:t>
      </w:r>
      <w:r w:rsidRPr="00904AA5" w:rsidR="00E26E30">
        <w:rPr>
          <w:bCs/>
          <w:i/>
          <w:sz w:val="20"/>
          <w:szCs w:val="20"/>
        </w:rPr>
        <w:t>software</w:t>
      </w:r>
      <w:r w:rsidRPr="00904AA5">
        <w:rPr>
          <w:bCs/>
          <w:sz w:val="20"/>
          <w:szCs w:val="20"/>
        </w:rPr>
        <w:t xml:space="preserve"> se puede utilizar e</w:t>
      </w:r>
      <w:r w:rsidRPr="00904AA5" w:rsidR="00E26E30">
        <w:rPr>
          <w:bCs/>
          <w:sz w:val="20"/>
          <w:szCs w:val="20"/>
        </w:rPr>
        <w:t xml:space="preserve">l marco </w:t>
      </w:r>
      <w:r w:rsidRPr="00904AA5">
        <w:rPr>
          <w:bCs/>
          <w:sz w:val="20"/>
          <w:szCs w:val="20"/>
        </w:rPr>
        <w:t>de referencia de</w:t>
      </w:r>
      <w:r w:rsidRPr="00904AA5" w:rsidR="00E26E30">
        <w:rPr>
          <w:bCs/>
          <w:sz w:val="20"/>
          <w:szCs w:val="20"/>
        </w:rPr>
        <w:t xml:space="preserve"> </w:t>
      </w:r>
      <w:r w:rsidRPr="002316A1" w:rsidR="00E26E30">
        <w:rPr>
          <w:b/>
          <w:i/>
          <w:sz w:val="20"/>
          <w:szCs w:val="20"/>
        </w:rPr>
        <w:t>TOGAF</w:t>
      </w:r>
      <w:r w:rsidR="001504DB">
        <w:rPr>
          <w:b/>
          <w:sz w:val="20"/>
          <w:szCs w:val="20"/>
        </w:rPr>
        <w:t>,</w:t>
      </w:r>
      <w:r w:rsidRPr="00904AA5">
        <w:rPr>
          <w:bCs/>
          <w:sz w:val="20"/>
          <w:szCs w:val="20"/>
        </w:rPr>
        <w:t xml:space="preserve"> </w:t>
      </w:r>
      <w:r w:rsidRPr="00904AA5" w:rsidR="00A4362E">
        <w:rPr>
          <w:bCs/>
          <w:sz w:val="20"/>
          <w:szCs w:val="20"/>
        </w:rPr>
        <w:t>orientado a</w:t>
      </w:r>
      <w:r w:rsidRPr="00904AA5" w:rsidR="00E26E30">
        <w:rPr>
          <w:bCs/>
          <w:sz w:val="20"/>
          <w:szCs w:val="20"/>
        </w:rPr>
        <w:t xml:space="preserve"> planificar, diseñar </w:t>
      </w:r>
      <w:r w:rsidRPr="00904AA5">
        <w:rPr>
          <w:bCs/>
          <w:sz w:val="20"/>
          <w:szCs w:val="20"/>
        </w:rPr>
        <w:t>y</w:t>
      </w:r>
      <w:r w:rsidRPr="00904AA5" w:rsidR="00E26E30">
        <w:rPr>
          <w:bCs/>
          <w:sz w:val="20"/>
          <w:szCs w:val="20"/>
        </w:rPr>
        <w:t xml:space="preserve"> </w:t>
      </w:r>
      <w:r w:rsidRPr="00904AA5">
        <w:rPr>
          <w:bCs/>
          <w:sz w:val="20"/>
          <w:szCs w:val="20"/>
        </w:rPr>
        <w:t>efectuar</w:t>
      </w:r>
      <w:r w:rsidRPr="00904AA5" w:rsidR="00E26E30">
        <w:rPr>
          <w:bCs/>
          <w:sz w:val="20"/>
          <w:szCs w:val="20"/>
        </w:rPr>
        <w:t xml:space="preserve"> la AE de una organización</w:t>
      </w:r>
      <w:r w:rsidRPr="00904AA5" w:rsidR="00A4362E">
        <w:rPr>
          <w:bCs/>
          <w:sz w:val="20"/>
          <w:szCs w:val="20"/>
        </w:rPr>
        <w:t>; para su aplicación el profesional en tecnología debe obtener una certificación</w:t>
      </w:r>
      <w:r w:rsidRPr="00904AA5" w:rsidR="00E26E30">
        <w:rPr>
          <w:bCs/>
          <w:sz w:val="20"/>
          <w:szCs w:val="20"/>
        </w:rPr>
        <w:t>.</w:t>
      </w:r>
      <w:r w:rsidRPr="00904AA5">
        <w:rPr>
          <w:bCs/>
          <w:sz w:val="20"/>
          <w:szCs w:val="20"/>
        </w:rPr>
        <w:t xml:space="preserve"> Es</w:t>
      </w:r>
      <w:r w:rsidRPr="00904AA5" w:rsidR="00A4362E">
        <w:rPr>
          <w:bCs/>
          <w:sz w:val="20"/>
          <w:szCs w:val="20"/>
        </w:rPr>
        <w:t>te marco es</w:t>
      </w:r>
      <w:r w:rsidRPr="00904AA5">
        <w:rPr>
          <w:bCs/>
          <w:sz w:val="20"/>
          <w:szCs w:val="20"/>
        </w:rPr>
        <w:t xml:space="preserve"> una </w:t>
      </w:r>
      <w:r w:rsidRPr="00904AA5" w:rsidR="00E26E30">
        <w:rPr>
          <w:bCs/>
          <w:sz w:val="20"/>
          <w:szCs w:val="20"/>
        </w:rPr>
        <w:t xml:space="preserve">guía </w:t>
      </w:r>
      <w:r w:rsidRPr="00904AA5">
        <w:rPr>
          <w:bCs/>
          <w:sz w:val="20"/>
          <w:szCs w:val="20"/>
        </w:rPr>
        <w:t>q</w:t>
      </w:r>
      <w:r w:rsidRPr="00904AA5" w:rsidR="000F1F9B">
        <w:rPr>
          <w:bCs/>
          <w:sz w:val="20"/>
          <w:szCs w:val="20"/>
        </w:rPr>
        <w:t>ue incluye los siguientes pas</w:t>
      </w:r>
      <w:r w:rsidRPr="00904AA5">
        <w:rPr>
          <w:bCs/>
          <w:sz w:val="20"/>
          <w:szCs w:val="20"/>
        </w:rPr>
        <w:t>os:</w:t>
      </w:r>
    </w:p>
    <w:p w:rsidRPr="0086353E" w:rsidR="00884C19" w:rsidP="0075352B" w:rsidRDefault="00884C19" w14:paraId="402D6038" w14:textId="77777777">
      <w:pPr>
        <w:pBdr>
          <w:top w:val="nil"/>
          <w:left w:val="nil"/>
          <w:bottom w:val="nil"/>
          <w:right w:val="nil"/>
          <w:between w:val="nil"/>
        </w:pBdr>
        <w:snapToGrid w:val="0"/>
        <w:jc w:val="both"/>
        <w:rPr>
          <w:bCs/>
          <w:sz w:val="20"/>
          <w:szCs w:val="20"/>
        </w:rPr>
      </w:pPr>
    </w:p>
    <w:p w:rsidRPr="0086353E" w:rsidR="000F1F9B" w:rsidP="0075352B" w:rsidRDefault="000F1F9B" w14:paraId="2B401780" w14:textId="17199113">
      <w:pPr>
        <w:pBdr>
          <w:top w:val="nil"/>
          <w:left w:val="nil"/>
          <w:bottom w:val="nil"/>
          <w:right w:val="nil"/>
          <w:between w:val="nil"/>
        </w:pBdr>
        <w:snapToGrid w:val="0"/>
        <w:jc w:val="both"/>
        <w:rPr>
          <w:bCs/>
          <w:sz w:val="20"/>
          <w:szCs w:val="20"/>
        </w:rPr>
      </w:pPr>
      <w:r w:rsidRPr="0086353E">
        <w:rPr>
          <w:b/>
          <w:noProof/>
          <w:sz w:val="20"/>
          <w:szCs w:val="20"/>
        </w:rPr>
        <mc:AlternateContent>
          <mc:Choice Requires="wps">
            <w:drawing>
              <wp:anchor distT="0" distB="0" distL="114300" distR="114300" simplePos="0" relativeHeight="251866112" behindDoc="0" locked="0" layoutInCell="1" allowOverlap="1" wp14:anchorId="0AB053F4" wp14:editId="5557FFA4">
                <wp:simplePos x="0" y="0"/>
                <wp:positionH relativeFrom="column">
                  <wp:posOffset>60960</wp:posOffset>
                </wp:positionH>
                <wp:positionV relativeFrom="paragraph">
                  <wp:posOffset>16510</wp:posOffset>
                </wp:positionV>
                <wp:extent cx="6438900" cy="590550"/>
                <wp:effectExtent l="57150" t="19050" r="76200" b="95250"/>
                <wp:wrapNone/>
                <wp:docPr id="12" name="Rectángulo 12"/>
                <wp:cNvGraphicFramePr/>
                <a:graphic xmlns:a="http://schemas.openxmlformats.org/drawingml/2006/main">
                  <a:graphicData uri="http://schemas.microsoft.com/office/word/2010/wordprocessingShape">
                    <wps:wsp>
                      <wps:cNvSpPr/>
                      <wps:spPr>
                        <a:xfrm>
                          <a:off x="0" y="0"/>
                          <a:ext cx="6438900" cy="590550"/>
                        </a:xfrm>
                        <a:prstGeom prst="rect">
                          <a:avLst/>
                        </a:prstGeom>
                        <a:solidFill>
                          <a:srgbClr val="39A900"/>
                        </a:solidFill>
                      </wps:spPr>
                      <wps:style>
                        <a:lnRef idx="1">
                          <a:schemeClr val="accent1"/>
                        </a:lnRef>
                        <a:fillRef idx="3">
                          <a:schemeClr val="accent1"/>
                        </a:fillRef>
                        <a:effectRef idx="2">
                          <a:schemeClr val="accent1"/>
                        </a:effectRef>
                        <a:fontRef idx="minor">
                          <a:schemeClr val="lt1"/>
                        </a:fontRef>
                      </wps:style>
                      <wps:txbx>
                        <w:txbxContent>
                          <w:p w:rsidR="002316A1" w:rsidP="000F1F9B" w:rsidRDefault="002316A1" w14:paraId="4D78DBB5" w14:textId="6B2525A6">
                            <w:pPr>
                              <w:jc w:val="center"/>
                              <w:rPr>
                                <w:lang w:val="es-MX"/>
                              </w:rPr>
                            </w:pPr>
                            <w:r>
                              <w:rPr>
                                <w:lang w:val="es-MX"/>
                              </w:rPr>
                              <w:t>Pasos</w:t>
                            </w:r>
                          </w:p>
                          <w:p w:rsidRPr="002975F3" w:rsidR="002316A1" w:rsidP="000F1F9B" w:rsidRDefault="002316A1" w14:paraId="30918D8A" w14:textId="2B68259A">
                            <w:pPr>
                              <w:jc w:val="center"/>
                              <w:rPr>
                                <w:lang w:val="es-MX"/>
                              </w:rPr>
                            </w:pPr>
                            <w:r>
                              <w:rPr>
                                <w:lang w:val="es-MX"/>
                              </w:rPr>
                              <w:t>CF07_2</w:t>
                            </w:r>
                            <w:del w:author="Humberto Arias Diaz" w:date="2023-10-03T22:20:00Z" w:id="193">
                              <w:r w:rsidDel="00E2135E">
                                <w:rPr>
                                  <w:lang w:val="es-MX"/>
                                </w:rPr>
                                <w:delText>.6</w:delText>
                              </w:r>
                            </w:del>
                            <w:ins w:author="Humberto Arias Diaz" w:date="2023-10-03T22:20:00Z" w:id="194">
                              <w:r>
                                <w:rPr>
                                  <w:lang w:val="es-MX"/>
                                </w:rPr>
                                <w:t>_e</w:t>
                              </w:r>
                            </w:ins>
                            <w:r>
                              <w:rPr>
                                <w:lang w:val="es-MX"/>
                              </w:rPr>
                              <w:t>_implementación software_TOGAF_pasos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2" style="position:absolute;left:0;text-align:left;margin-left:4.8pt;margin-top:1.3pt;width:507pt;height:46.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6" fillcolor="#39a900" strokecolor="#4579b8 [3044]" w14:anchorId="0AB053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">
                <v:shadow on="t" color="black" opacity="22937f" offset="0,.63889mm" origin=",.5"/>
                <v:textbox>
                  <w:txbxContent>
                    <w:p w:rsidR="002316A1" w:rsidP="000F1F9B" w:rsidRDefault="002316A1" w14:paraId="4D78DBB5" w14:textId="6B2525A6">
                      <w:pPr>
                        <w:jc w:val="center"/>
                        <w:rPr>
                          <w:lang w:val="es-MX"/>
                        </w:rPr>
                      </w:pPr>
                      <w:r>
                        <w:rPr>
                          <w:lang w:val="es-MX"/>
                        </w:rPr>
                        <w:t>Pasos</w:t>
                      </w:r>
                    </w:p>
                    <w:p w:rsidRPr="002975F3" w:rsidR="002316A1" w:rsidP="000F1F9B" w:rsidRDefault="002316A1" w14:paraId="30918D8A" w14:textId="2B68259A">
                      <w:pPr>
                        <w:jc w:val="center"/>
                        <w:rPr>
                          <w:lang w:val="es-MX"/>
                        </w:rPr>
                      </w:pPr>
                      <w:r>
                        <w:rPr>
                          <w:lang w:val="es-MX"/>
                        </w:rPr>
                        <w:t>CF07_2</w:t>
                      </w:r>
                      <w:del w:author="Humberto Arias Diaz" w:date="2023-10-03T22:20:00Z" w:id="195">
                        <w:r w:rsidDel="00E2135E">
                          <w:rPr>
                            <w:lang w:val="es-MX"/>
                          </w:rPr>
                          <w:delText>.6</w:delText>
                        </w:r>
                      </w:del>
                      <w:ins w:author="Humberto Arias Diaz" w:date="2023-10-03T22:20:00Z" w:id="196">
                        <w:r>
                          <w:rPr>
                            <w:lang w:val="es-MX"/>
                          </w:rPr>
                          <w:t>_e</w:t>
                        </w:r>
                      </w:ins>
                      <w:r>
                        <w:rPr>
                          <w:lang w:val="es-MX"/>
                        </w:rPr>
                        <w:t>_implementación software_TOGAF_pasos</w:t>
                      </w:r>
                    </w:p>
                  </w:txbxContent>
                </v:textbox>
              </v:rect>
            </w:pict>
          </mc:Fallback>
        </mc:AlternateContent>
      </w:r>
    </w:p>
    <w:p w:rsidRPr="0086353E" w:rsidR="000F1F9B" w:rsidP="0075352B" w:rsidRDefault="000F1F9B" w14:paraId="2584BA6D" w14:textId="770116B4">
      <w:pPr>
        <w:pBdr>
          <w:top w:val="nil"/>
          <w:left w:val="nil"/>
          <w:bottom w:val="nil"/>
          <w:right w:val="nil"/>
          <w:between w:val="nil"/>
        </w:pBdr>
        <w:snapToGrid w:val="0"/>
        <w:jc w:val="both"/>
        <w:rPr>
          <w:bCs/>
          <w:sz w:val="20"/>
          <w:szCs w:val="20"/>
        </w:rPr>
      </w:pPr>
    </w:p>
    <w:p w:rsidRPr="00904AA5" w:rsidR="000F1F9B" w:rsidP="0075352B" w:rsidRDefault="000F1F9B" w14:paraId="75CB516B" w14:textId="5AF228F1">
      <w:pPr>
        <w:pBdr>
          <w:top w:val="nil"/>
          <w:left w:val="nil"/>
          <w:bottom w:val="nil"/>
          <w:right w:val="nil"/>
          <w:between w:val="nil"/>
        </w:pBdr>
        <w:snapToGrid w:val="0"/>
        <w:jc w:val="both"/>
        <w:rPr>
          <w:bCs/>
          <w:sz w:val="20"/>
          <w:szCs w:val="20"/>
        </w:rPr>
      </w:pPr>
    </w:p>
    <w:p w:rsidRPr="00904AA5" w:rsidR="000F1F9B" w:rsidP="0075352B" w:rsidRDefault="000F1F9B" w14:paraId="4AAF253B" w14:textId="2BE4AE4B">
      <w:pPr>
        <w:pBdr>
          <w:top w:val="nil"/>
          <w:left w:val="nil"/>
          <w:bottom w:val="nil"/>
          <w:right w:val="nil"/>
          <w:between w:val="nil"/>
        </w:pBdr>
        <w:snapToGrid w:val="0"/>
        <w:jc w:val="both"/>
        <w:rPr>
          <w:bCs/>
          <w:sz w:val="20"/>
          <w:szCs w:val="20"/>
        </w:rPr>
      </w:pPr>
    </w:p>
    <w:p w:rsidRPr="00904AA5" w:rsidR="00E26E30" w:rsidP="0075352B" w:rsidRDefault="00F73263" w14:paraId="256774D1" w14:textId="46ABBCC7">
      <w:pPr>
        <w:pBdr>
          <w:top w:val="nil"/>
          <w:left w:val="nil"/>
          <w:bottom w:val="nil"/>
          <w:right w:val="nil"/>
          <w:between w:val="nil"/>
        </w:pBdr>
        <w:snapToGrid w:val="0"/>
        <w:jc w:val="both"/>
        <w:rPr>
          <w:bCs/>
          <w:sz w:val="20"/>
          <w:szCs w:val="20"/>
        </w:rPr>
      </w:pPr>
      <w:r w:rsidRPr="00904AA5">
        <w:rPr>
          <w:bCs/>
          <w:sz w:val="20"/>
          <w:szCs w:val="20"/>
        </w:rPr>
        <w:t xml:space="preserve">Como </w:t>
      </w:r>
      <w:r w:rsidR="00E91F65">
        <w:rPr>
          <w:bCs/>
          <w:sz w:val="20"/>
          <w:szCs w:val="20"/>
        </w:rPr>
        <w:t>se ha</w:t>
      </w:r>
      <w:r w:rsidRPr="00904AA5">
        <w:rPr>
          <w:bCs/>
          <w:sz w:val="20"/>
          <w:szCs w:val="20"/>
        </w:rPr>
        <w:t xml:space="preserve"> mencionado, </w:t>
      </w:r>
      <w:r w:rsidRPr="002316A1" w:rsidR="00E26E30">
        <w:rPr>
          <w:bCs/>
          <w:i/>
          <w:sz w:val="20"/>
          <w:szCs w:val="20"/>
        </w:rPr>
        <w:t>TOGAF</w:t>
      </w:r>
      <w:r w:rsidRPr="00904AA5" w:rsidR="00E26E30">
        <w:rPr>
          <w:bCs/>
          <w:sz w:val="20"/>
          <w:szCs w:val="20"/>
        </w:rPr>
        <w:t xml:space="preserve"> es un marco de trabajo para la AE</w:t>
      </w:r>
      <w:r w:rsidRPr="00904AA5">
        <w:rPr>
          <w:bCs/>
          <w:sz w:val="20"/>
          <w:szCs w:val="20"/>
        </w:rPr>
        <w:t>, que facilita que la organización adapte</w:t>
      </w:r>
      <w:r w:rsidRPr="00904AA5" w:rsidR="00E26E30">
        <w:rPr>
          <w:bCs/>
          <w:sz w:val="20"/>
          <w:szCs w:val="20"/>
        </w:rPr>
        <w:t xml:space="preserve"> el programa </w:t>
      </w:r>
      <w:r w:rsidRPr="00904AA5" w:rsidR="00E91F65">
        <w:rPr>
          <w:bCs/>
          <w:sz w:val="20"/>
          <w:szCs w:val="20"/>
        </w:rPr>
        <w:t xml:space="preserve">de gestión documental sistematizado según la visión </w:t>
      </w:r>
      <w:r w:rsidRPr="00904AA5">
        <w:rPr>
          <w:bCs/>
          <w:sz w:val="20"/>
          <w:szCs w:val="20"/>
        </w:rPr>
        <w:t>empresarial.</w:t>
      </w:r>
    </w:p>
    <w:p w:rsidR="00854D1C" w:rsidP="0075352B" w:rsidRDefault="00854D1C" w14:paraId="731DCCE8" w14:textId="0615FD51">
      <w:pPr>
        <w:snapToGrid w:val="0"/>
        <w:jc w:val="both"/>
        <w:rPr>
          <w:b/>
          <w:sz w:val="20"/>
          <w:szCs w:val="20"/>
        </w:rPr>
      </w:pPr>
    </w:p>
    <w:p w:rsidR="00960842" w:rsidP="0075352B" w:rsidRDefault="00960842" w14:paraId="14A3BE7B" w14:textId="77777777">
      <w:pPr>
        <w:snapToGrid w:val="0"/>
        <w:jc w:val="both"/>
        <w:rPr>
          <w:b/>
          <w:sz w:val="20"/>
          <w:szCs w:val="20"/>
        </w:rPr>
      </w:pPr>
    </w:p>
    <w:p w:rsidR="004300FE" w:rsidP="00BA059C" w:rsidRDefault="00960842" w14:paraId="4374D197" w14:textId="178F2DA6">
      <w:pPr>
        <w:pStyle w:val="Prrafodelista"/>
        <w:numPr>
          <w:ilvl w:val="0"/>
          <w:numId w:val="8"/>
        </w:numPr>
        <w:snapToGrid w:val="0"/>
        <w:jc w:val="both"/>
        <w:rPr>
          <w:b/>
          <w:sz w:val="20"/>
          <w:szCs w:val="20"/>
        </w:rPr>
      </w:pPr>
      <w:r>
        <w:rPr>
          <w:b/>
          <w:sz w:val="20"/>
          <w:szCs w:val="20"/>
        </w:rPr>
        <w:t>SINTESIS</w:t>
      </w:r>
    </w:p>
    <w:p w:rsidRPr="00960842" w:rsidR="00960842" w:rsidP="00960842" w:rsidRDefault="00960842" w14:paraId="6AD6F937" w14:textId="77777777">
      <w:pPr>
        <w:pStyle w:val="Prrafodelista"/>
        <w:snapToGrid w:val="0"/>
        <w:jc w:val="both"/>
        <w:rPr>
          <w:b/>
          <w:sz w:val="20"/>
          <w:szCs w:val="20"/>
        </w:rPr>
      </w:pPr>
    </w:p>
    <w:p w:rsidR="004A41F5" w:rsidP="0075352B" w:rsidRDefault="00822AF4" w14:paraId="5FDF68B4" w14:textId="3FFE2E2F">
      <w:pPr>
        <w:snapToGrid w:val="0"/>
        <w:jc w:val="both"/>
        <w:rPr>
          <w:bCs/>
          <w:sz w:val="20"/>
          <w:szCs w:val="20"/>
        </w:rPr>
      </w:pPr>
      <w:r w:rsidRPr="00904AA5">
        <w:rPr>
          <w:bCs/>
          <w:sz w:val="20"/>
          <w:szCs w:val="20"/>
        </w:rPr>
        <w:lastRenderedPageBreak/>
        <w:t>U</w:t>
      </w:r>
      <w:r w:rsidRPr="00904AA5" w:rsidR="004300FE">
        <w:rPr>
          <w:bCs/>
          <w:sz w:val="20"/>
          <w:szCs w:val="20"/>
        </w:rPr>
        <w:t xml:space="preserve">na buena </w:t>
      </w:r>
      <w:r w:rsidR="00960842">
        <w:rPr>
          <w:bCs/>
          <w:sz w:val="20"/>
          <w:szCs w:val="20"/>
        </w:rPr>
        <w:t xml:space="preserve">Arquitectura Empresarial- AE, </w:t>
      </w:r>
      <w:r w:rsidRPr="00904AA5" w:rsidR="00854D1C">
        <w:rPr>
          <w:bCs/>
          <w:sz w:val="20"/>
          <w:szCs w:val="20"/>
        </w:rPr>
        <w:t xml:space="preserve">necesita de la documentación y designación de un profesional que haga las veces de arquitecto, para que se enfoque en alcanzar y </w:t>
      </w:r>
      <w:r w:rsidR="00B75359">
        <w:rPr>
          <w:bCs/>
          <w:sz w:val="20"/>
          <w:szCs w:val="20"/>
        </w:rPr>
        <w:t>mantener la estrategia en la organización</w:t>
      </w:r>
      <w:r w:rsidRPr="00904AA5" w:rsidR="00854D1C">
        <w:rPr>
          <w:bCs/>
          <w:sz w:val="20"/>
          <w:szCs w:val="20"/>
        </w:rPr>
        <w:t xml:space="preserve"> en cuanto a los lineamientos del gobierno</w:t>
      </w:r>
      <w:r w:rsidR="00B75359">
        <w:rPr>
          <w:bCs/>
          <w:sz w:val="20"/>
          <w:szCs w:val="20"/>
        </w:rPr>
        <w:t>,</w:t>
      </w:r>
      <w:r w:rsidRPr="00904AA5" w:rsidR="00854D1C">
        <w:rPr>
          <w:bCs/>
          <w:sz w:val="20"/>
          <w:szCs w:val="20"/>
        </w:rPr>
        <w:t xml:space="preserve"> referente</w:t>
      </w:r>
      <w:r w:rsidR="00B75359">
        <w:rPr>
          <w:bCs/>
          <w:sz w:val="20"/>
          <w:szCs w:val="20"/>
        </w:rPr>
        <w:t>s</w:t>
      </w:r>
      <w:r w:rsidRPr="00904AA5" w:rsidR="00854D1C">
        <w:rPr>
          <w:bCs/>
          <w:sz w:val="20"/>
          <w:szCs w:val="20"/>
        </w:rPr>
        <w:t xml:space="preserve"> a </w:t>
      </w:r>
      <w:r w:rsidR="00652158">
        <w:rPr>
          <w:bCs/>
          <w:sz w:val="20"/>
          <w:szCs w:val="20"/>
        </w:rPr>
        <w:t xml:space="preserve">las </w:t>
      </w:r>
      <w:r w:rsidRPr="00904AA5" w:rsidR="00854D1C">
        <w:rPr>
          <w:bCs/>
          <w:sz w:val="20"/>
          <w:szCs w:val="20"/>
        </w:rPr>
        <w:t>tecnologías de la información y arquitectura empresarial</w:t>
      </w:r>
      <w:r w:rsidRPr="00904AA5" w:rsidR="004300FE">
        <w:rPr>
          <w:bCs/>
          <w:sz w:val="20"/>
          <w:szCs w:val="20"/>
        </w:rPr>
        <w:t xml:space="preserve">, logrando </w:t>
      </w:r>
      <w:commentRangeStart w:id="197"/>
      <w:r w:rsidRPr="00904AA5" w:rsidR="004300FE">
        <w:rPr>
          <w:bCs/>
          <w:sz w:val="20"/>
          <w:szCs w:val="20"/>
        </w:rPr>
        <w:t>así</w:t>
      </w:r>
      <w:commentRangeEnd w:id="197"/>
      <w:r w:rsidR="00A421CE">
        <w:rPr>
          <w:rStyle w:val="Refdecomentario"/>
        </w:rPr>
        <w:commentReference w:id="197"/>
      </w:r>
      <w:r w:rsidRPr="00904AA5" w:rsidR="004300FE">
        <w:rPr>
          <w:bCs/>
          <w:sz w:val="20"/>
          <w:szCs w:val="20"/>
        </w:rPr>
        <w:t xml:space="preserve"> cumplir con los objetivos de la misión institucional.</w:t>
      </w:r>
    </w:p>
    <w:p w:rsidRPr="00904AA5" w:rsidR="00960842" w:rsidP="0075352B" w:rsidRDefault="00960842" w14:paraId="6EA18D50" w14:textId="77777777">
      <w:pPr>
        <w:snapToGrid w:val="0"/>
        <w:jc w:val="both"/>
      </w:pPr>
    </w:p>
    <w:p w:rsidRPr="00904AA5" w:rsidR="00F760B7" w:rsidP="0075352B" w:rsidRDefault="00675BD3" w14:paraId="55D391CB" w14:textId="38FFF1C9">
      <w:pPr>
        <w:pStyle w:val="Prrafodelista"/>
        <w:pBdr>
          <w:top w:val="nil"/>
          <w:left w:val="nil"/>
          <w:bottom w:val="nil"/>
          <w:right w:val="nil"/>
          <w:between w:val="nil"/>
        </w:pBdr>
        <w:snapToGrid w:val="0"/>
        <w:ind w:left="0"/>
        <w:contextualSpacing w:val="0"/>
        <w:jc w:val="both"/>
        <w:rPr>
          <w:sz w:val="20"/>
          <w:szCs w:val="20"/>
        </w:rPr>
      </w:pPr>
      <w:commentRangeStart w:id="198"/>
      <w:commentRangeEnd w:id="198"/>
      <w:r>
        <w:rPr>
          <w:rStyle w:val="Refdecomentario"/>
        </w:rPr>
        <w:commentReference w:id="198"/>
      </w:r>
    </w:p>
    <w:p w:rsidR="00652158" w:rsidP="0075352B" w:rsidRDefault="00960842" w14:paraId="750D1E61" w14:textId="4033C09D">
      <w:pPr>
        <w:pBdr>
          <w:top w:val="nil"/>
          <w:left w:val="nil"/>
          <w:bottom w:val="nil"/>
          <w:right w:val="nil"/>
          <w:between w:val="nil"/>
        </w:pBdr>
        <w:snapToGrid w:val="0"/>
        <w:ind w:left="360"/>
        <w:jc w:val="both"/>
        <w:rPr>
          <w:b/>
          <w:color w:val="000000"/>
          <w:sz w:val="20"/>
          <w:szCs w:val="20"/>
        </w:rPr>
      </w:pPr>
      <w:r>
        <w:rPr>
          <w:noProof/>
        </w:rPr>
        <w:drawing>
          <wp:inline distT="0" distB="0" distL="0" distR="0" wp14:anchorId="1C71188F" wp14:editId="05828674">
            <wp:extent cx="6143625" cy="3453879"/>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9182" t="29160" r="10349" b="10380"/>
                    <a:stretch/>
                  </pic:blipFill>
                  <pic:spPr bwMode="auto">
                    <a:xfrm>
                      <a:off x="0" y="0"/>
                      <a:ext cx="6149484" cy="3457173"/>
                    </a:xfrm>
                    <a:prstGeom prst="rect">
                      <a:avLst/>
                    </a:prstGeom>
                    <a:ln>
                      <a:noFill/>
                    </a:ln>
                    <a:extLst>
                      <a:ext uri="{53640926-AAD7-44D8-BBD7-CCE9431645EC}">
                        <a14:shadowObscured xmlns:a14="http://schemas.microsoft.com/office/drawing/2010/main"/>
                      </a:ext>
                    </a:extLst>
                  </pic:spPr>
                </pic:pic>
              </a:graphicData>
            </a:graphic>
          </wp:inline>
        </w:drawing>
      </w:r>
    </w:p>
    <w:p w:rsidR="00652158" w:rsidP="0075352B" w:rsidRDefault="00652158" w14:paraId="02FB32F9" w14:textId="739957E5">
      <w:pPr>
        <w:pBdr>
          <w:top w:val="nil"/>
          <w:left w:val="nil"/>
          <w:bottom w:val="nil"/>
          <w:right w:val="nil"/>
          <w:between w:val="nil"/>
        </w:pBdr>
        <w:snapToGrid w:val="0"/>
        <w:ind w:left="360"/>
        <w:jc w:val="both"/>
        <w:rPr>
          <w:b/>
          <w:color w:val="000000"/>
          <w:sz w:val="20"/>
          <w:szCs w:val="20"/>
        </w:rPr>
      </w:pPr>
    </w:p>
    <w:p w:rsidR="00652158" w:rsidP="0075352B" w:rsidRDefault="00652158" w14:paraId="7FA4B602" w14:textId="77777777">
      <w:pPr>
        <w:pBdr>
          <w:top w:val="nil"/>
          <w:left w:val="nil"/>
          <w:bottom w:val="nil"/>
          <w:right w:val="nil"/>
          <w:between w:val="nil"/>
        </w:pBdr>
        <w:snapToGrid w:val="0"/>
        <w:ind w:left="360"/>
        <w:jc w:val="both"/>
        <w:rPr>
          <w:b/>
          <w:color w:val="000000"/>
          <w:sz w:val="20"/>
          <w:szCs w:val="20"/>
        </w:rPr>
      </w:pPr>
    </w:p>
    <w:p w:rsidR="00652158" w:rsidP="0075352B" w:rsidRDefault="00652158" w14:paraId="02BF1814" w14:textId="77777777">
      <w:pPr>
        <w:pBdr>
          <w:top w:val="nil"/>
          <w:left w:val="nil"/>
          <w:bottom w:val="nil"/>
          <w:right w:val="nil"/>
          <w:between w:val="nil"/>
        </w:pBdr>
        <w:snapToGrid w:val="0"/>
        <w:ind w:left="360"/>
        <w:jc w:val="both"/>
        <w:rPr>
          <w:b/>
          <w:color w:val="000000"/>
          <w:sz w:val="20"/>
          <w:szCs w:val="20"/>
        </w:rPr>
      </w:pPr>
    </w:p>
    <w:p w:rsidRPr="002316A1" w:rsidR="0059034F" w:rsidP="00BA059C" w:rsidRDefault="00D55C84" w14:paraId="1A521D0E" w14:textId="3290EEEB">
      <w:pPr>
        <w:pStyle w:val="Prrafodelista"/>
        <w:numPr>
          <w:ilvl w:val="0"/>
          <w:numId w:val="8"/>
        </w:numPr>
        <w:pBdr>
          <w:top w:val="nil"/>
          <w:left w:val="nil"/>
          <w:bottom w:val="nil"/>
          <w:right w:val="nil"/>
          <w:between w:val="nil"/>
        </w:pBdr>
        <w:snapToGrid w:val="0"/>
        <w:jc w:val="both"/>
        <w:rPr>
          <w:color w:val="000000" w:themeColor="text1"/>
          <w:sz w:val="20"/>
          <w:szCs w:val="20"/>
        </w:rPr>
      </w:pPr>
      <w:r w:rsidRPr="002316A1">
        <w:rPr>
          <w:b/>
          <w:color w:val="000000" w:themeColor="text1"/>
          <w:sz w:val="20"/>
          <w:szCs w:val="20"/>
        </w:rPr>
        <w:t>ACTIVIDAD DIDÁCTICA</w:t>
      </w:r>
    </w:p>
    <w:tbl>
      <w:tblPr>
        <w:tblStyle w:val="5"/>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904AA5" w:rsidR="0059034F" w14:paraId="1072728E" w14:textId="77777777">
        <w:trPr>
          <w:trHeight w:val="298"/>
        </w:trPr>
        <w:tc>
          <w:tcPr>
            <w:tcW w:w="9541" w:type="dxa"/>
            <w:gridSpan w:val="2"/>
            <w:shd w:val="clear" w:color="auto" w:fill="FAC896"/>
            <w:vAlign w:val="center"/>
          </w:tcPr>
          <w:p w:rsidRPr="00B8516C" w:rsidR="0059034F" w:rsidP="0075352B" w:rsidRDefault="00D55C84" w14:paraId="5B316166" w14:textId="3EF46FBB">
            <w:pPr>
              <w:snapToGrid w:val="0"/>
              <w:spacing w:line="276" w:lineRule="auto"/>
              <w:jc w:val="center"/>
              <w:rPr>
                <w:rFonts w:eastAsia="Calibri"/>
                <w:color w:val="000000"/>
                <w:sz w:val="20"/>
                <w:szCs w:val="20"/>
              </w:rPr>
            </w:pPr>
            <w:r w:rsidRPr="00B8516C">
              <w:rPr>
                <w:rFonts w:eastAsia="Calibri"/>
                <w:color w:val="000000"/>
                <w:sz w:val="20"/>
                <w:szCs w:val="20"/>
              </w:rPr>
              <w:t xml:space="preserve">DESCRIPCIÓN DE </w:t>
            </w:r>
            <w:r w:rsidR="00652158">
              <w:rPr>
                <w:rFonts w:eastAsia="Calibri"/>
                <w:color w:val="000000"/>
                <w:sz w:val="20"/>
                <w:szCs w:val="20"/>
              </w:rPr>
              <w:t>LA</w:t>
            </w:r>
            <w:r w:rsidR="00D46F6F">
              <w:rPr>
                <w:rFonts w:eastAsia="Calibri"/>
                <w:color w:val="000000"/>
                <w:sz w:val="20"/>
                <w:szCs w:val="20"/>
              </w:rPr>
              <w:t xml:space="preserve"> </w:t>
            </w:r>
            <w:r w:rsidRPr="00B8516C">
              <w:rPr>
                <w:rFonts w:eastAsia="Calibri"/>
                <w:color w:val="000000"/>
                <w:sz w:val="20"/>
                <w:szCs w:val="20"/>
              </w:rPr>
              <w:t>ACTIVIDAD DIDÁCTICA</w:t>
            </w:r>
          </w:p>
        </w:tc>
      </w:tr>
      <w:tr w:rsidRPr="00904AA5" w:rsidR="0059034F" w14:paraId="7E4D058F" w14:textId="77777777">
        <w:trPr>
          <w:trHeight w:val="806"/>
        </w:trPr>
        <w:tc>
          <w:tcPr>
            <w:tcW w:w="2835" w:type="dxa"/>
            <w:shd w:val="clear" w:color="auto" w:fill="FAC896"/>
            <w:vAlign w:val="center"/>
          </w:tcPr>
          <w:p w:rsidRPr="00B8516C" w:rsidR="0059034F" w:rsidP="0075352B" w:rsidRDefault="00D55C84" w14:paraId="11A165AA" w14:textId="7D2A8C87">
            <w:pPr>
              <w:snapToGrid w:val="0"/>
              <w:spacing w:line="276" w:lineRule="auto"/>
              <w:rPr>
                <w:rFonts w:eastAsia="Calibri"/>
                <w:color w:val="000000"/>
                <w:sz w:val="20"/>
                <w:szCs w:val="20"/>
              </w:rPr>
            </w:pPr>
            <w:r w:rsidRPr="00B8516C">
              <w:rPr>
                <w:rFonts w:eastAsia="Calibri"/>
                <w:color w:val="000000"/>
                <w:sz w:val="20"/>
                <w:szCs w:val="20"/>
              </w:rPr>
              <w:t xml:space="preserve">Nombre de la </w:t>
            </w:r>
            <w:r w:rsidR="00D46F6F">
              <w:rPr>
                <w:rFonts w:eastAsia="Calibri"/>
                <w:color w:val="000000"/>
                <w:sz w:val="20"/>
                <w:szCs w:val="20"/>
              </w:rPr>
              <w:t>a</w:t>
            </w:r>
            <w:r w:rsidRPr="00B8516C">
              <w:rPr>
                <w:rFonts w:eastAsia="Calibri"/>
                <w:color w:val="000000"/>
                <w:sz w:val="20"/>
                <w:szCs w:val="20"/>
              </w:rPr>
              <w:t>ctividad</w:t>
            </w:r>
          </w:p>
        </w:tc>
        <w:tc>
          <w:tcPr>
            <w:tcW w:w="6706" w:type="dxa"/>
            <w:shd w:val="clear" w:color="auto" w:fill="auto"/>
            <w:vAlign w:val="center"/>
          </w:tcPr>
          <w:p w:rsidRPr="00B8516C" w:rsidR="001A2F90" w:rsidP="0075352B" w:rsidRDefault="001A2F90" w14:paraId="77C5E772" w14:textId="69BC1865">
            <w:pPr>
              <w:snapToGrid w:val="0"/>
              <w:spacing w:line="276" w:lineRule="auto"/>
              <w:rPr>
                <w:rFonts w:eastAsia="Calibri"/>
                <w:b w:val="0"/>
                <w:color w:val="000000"/>
                <w:sz w:val="20"/>
                <w:szCs w:val="20"/>
              </w:rPr>
            </w:pPr>
            <w:r>
              <w:rPr>
                <w:rFonts w:eastAsia="Calibri"/>
                <w:b w:val="0"/>
                <w:color w:val="000000" w:themeColor="text1"/>
                <w:sz w:val="20"/>
                <w:szCs w:val="20"/>
              </w:rPr>
              <w:t>Conceptos fund</w:t>
            </w:r>
            <w:r w:rsidR="00D46F6F">
              <w:rPr>
                <w:rFonts w:eastAsia="Calibri"/>
                <w:b w:val="0"/>
                <w:color w:val="000000" w:themeColor="text1"/>
                <w:sz w:val="20"/>
                <w:szCs w:val="20"/>
              </w:rPr>
              <w:t xml:space="preserve">amentales para la comprensión estratégica de la arquitectura empresarial  </w:t>
            </w:r>
          </w:p>
        </w:tc>
      </w:tr>
      <w:tr w:rsidRPr="00904AA5" w:rsidR="0059034F" w14:paraId="2859A5E8" w14:textId="77777777">
        <w:trPr>
          <w:trHeight w:val="806"/>
        </w:trPr>
        <w:tc>
          <w:tcPr>
            <w:tcW w:w="2835" w:type="dxa"/>
            <w:shd w:val="clear" w:color="auto" w:fill="FAC896"/>
            <w:vAlign w:val="center"/>
          </w:tcPr>
          <w:p w:rsidRPr="00B8516C" w:rsidR="0059034F" w:rsidP="0075352B" w:rsidRDefault="00D55C84" w14:paraId="6BDB369B" w14:textId="77777777">
            <w:pPr>
              <w:snapToGrid w:val="0"/>
              <w:spacing w:line="276" w:lineRule="auto"/>
              <w:rPr>
                <w:rFonts w:eastAsia="Calibri"/>
                <w:color w:val="000000"/>
                <w:sz w:val="20"/>
                <w:szCs w:val="20"/>
              </w:rPr>
            </w:pPr>
            <w:r w:rsidRPr="00B8516C">
              <w:rPr>
                <w:rFonts w:eastAsia="Calibri"/>
                <w:color w:val="000000"/>
                <w:sz w:val="20"/>
                <w:szCs w:val="20"/>
              </w:rPr>
              <w:t>Objetivo de la actividad</w:t>
            </w:r>
          </w:p>
        </w:tc>
        <w:tc>
          <w:tcPr>
            <w:tcW w:w="6706" w:type="dxa"/>
            <w:shd w:val="clear" w:color="auto" w:fill="auto"/>
            <w:vAlign w:val="center"/>
          </w:tcPr>
          <w:p w:rsidRPr="00E84EAB" w:rsidR="0059034F" w:rsidP="0075352B" w:rsidRDefault="00E84EAB" w14:paraId="53CADBA8" w14:textId="32876115">
            <w:pPr>
              <w:snapToGrid w:val="0"/>
              <w:spacing w:line="276" w:lineRule="auto"/>
              <w:rPr>
                <w:rFonts w:eastAsia="Calibri"/>
                <w:b w:val="0"/>
                <w:color w:val="000000"/>
                <w:sz w:val="20"/>
                <w:szCs w:val="20"/>
              </w:rPr>
            </w:pPr>
            <w:r w:rsidRPr="00E84EAB">
              <w:rPr>
                <w:rFonts w:eastAsia="Calibri"/>
                <w:b w:val="0"/>
                <w:color w:val="000000"/>
                <w:sz w:val="20"/>
                <w:szCs w:val="20"/>
              </w:rPr>
              <w:t xml:space="preserve">Apropiar los conceptos de </w:t>
            </w:r>
            <w:r w:rsidRPr="00E84EAB" w:rsidR="002D4808">
              <w:rPr>
                <w:rFonts w:eastAsia="Calibri"/>
                <w:b w:val="0"/>
                <w:color w:val="000000"/>
                <w:sz w:val="20"/>
                <w:szCs w:val="20"/>
              </w:rPr>
              <w:t xml:space="preserve">arquitectura empresarial </w:t>
            </w:r>
            <w:r w:rsidRPr="00E84EAB">
              <w:rPr>
                <w:rFonts w:eastAsia="Calibri"/>
                <w:b w:val="0"/>
                <w:color w:val="000000"/>
                <w:sz w:val="20"/>
                <w:szCs w:val="20"/>
              </w:rPr>
              <w:t>estudiados en el componente formativo.</w:t>
            </w:r>
          </w:p>
        </w:tc>
      </w:tr>
      <w:tr w:rsidRPr="00904AA5" w:rsidR="0059034F" w14:paraId="599B6C59" w14:textId="77777777">
        <w:trPr>
          <w:trHeight w:val="806"/>
        </w:trPr>
        <w:tc>
          <w:tcPr>
            <w:tcW w:w="2835" w:type="dxa"/>
            <w:shd w:val="clear" w:color="auto" w:fill="FAC896"/>
            <w:vAlign w:val="center"/>
          </w:tcPr>
          <w:p w:rsidRPr="00B8516C" w:rsidR="0059034F" w:rsidP="0075352B" w:rsidRDefault="00D55C84" w14:paraId="123E8203" w14:textId="77777777">
            <w:pPr>
              <w:snapToGrid w:val="0"/>
              <w:spacing w:line="276" w:lineRule="auto"/>
              <w:rPr>
                <w:rFonts w:eastAsia="Calibri"/>
                <w:color w:val="000000"/>
                <w:sz w:val="20"/>
                <w:szCs w:val="20"/>
              </w:rPr>
            </w:pPr>
            <w:r w:rsidRPr="00B8516C">
              <w:rPr>
                <w:rFonts w:eastAsia="Calibri"/>
                <w:color w:val="000000"/>
                <w:sz w:val="20"/>
                <w:szCs w:val="20"/>
              </w:rPr>
              <w:t>Tipo de actividad sugerida</w:t>
            </w:r>
          </w:p>
        </w:tc>
        <w:tc>
          <w:tcPr>
            <w:tcW w:w="6706" w:type="dxa"/>
            <w:shd w:val="clear" w:color="auto" w:fill="auto"/>
            <w:vAlign w:val="center"/>
          </w:tcPr>
          <w:p w:rsidRPr="00B8516C" w:rsidR="0059034F" w:rsidP="0075352B" w:rsidRDefault="0060360C" w14:paraId="030E6092" w14:textId="66001CE9">
            <w:pPr>
              <w:snapToGrid w:val="0"/>
              <w:spacing w:line="276" w:lineRule="auto"/>
              <w:rPr>
                <w:rFonts w:eastAsia="Calibri"/>
                <w:b w:val="0"/>
                <w:color w:val="000000"/>
                <w:sz w:val="20"/>
                <w:szCs w:val="20"/>
              </w:rPr>
            </w:pPr>
            <w:r w:rsidRPr="00942AD5">
              <w:rPr>
                <w:b w:val="0"/>
                <w:noProof/>
                <w:sz w:val="20"/>
                <w:szCs w:val="20"/>
              </w:rPr>
              <w:t>Preguntas de falso - verdadero</w:t>
            </w:r>
          </w:p>
        </w:tc>
      </w:tr>
      <w:tr w:rsidRPr="00904AA5" w:rsidR="0059034F" w14:paraId="7294D3AC" w14:textId="77777777">
        <w:trPr>
          <w:trHeight w:val="806"/>
        </w:trPr>
        <w:tc>
          <w:tcPr>
            <w:tcW w:w="2835" w:type="dxa"/>
            <w:shd w:val="clear" w:color="auto" w:fill="FAC896"/>
            <w:vAlign w:val="center"/>
          </w:tcPr>
          <w:p w:rsidRPr="00B8516C" w:rsidR="0059034F" w:rsidP="0075352B" w:rsidRDefault="00D55C84" w14:paraId="3A986BB9" w14:textId="77777777">
            <w:pPr>
              <w:snapToGrid w:val="0"/>
              <w:spacing w:line="276" w:lineRule="auto"/>
              <w:rPr>
                <w:rFonts w:eastAsia="Calibri"/>
                <w:color w:val="000000"/>
                <w:sz w:val="20"/>
                <w:szCs w:val="20"/>
              </w:rPr>
            </w:pPr>
            <w:r w:rsidRPr="00B8516C">
              <w:rPr>
                <w:rFonts w:eastAsia="Calibri"/>
                <w:color w:val="000000"/>
                <w:sz w:val="20"/>
                <w:szCs w:val="20"/>
              </w:rPr>
              <w:t xml:space="preserve">Archivo de la actividad </w:t>
            </w:r>
          </w:p>
          <w:p w:rsidRPr="00B8516C" w:rsidR="0059034F" w:rsidP="0075352B" w:rsidRDefault="00D55C84" w14:paraId="04697D70" w14:textId="77777777">
            <w:pPr>
              <w:snapToGrid w:val="0"/>
              <w:spacing w:line="276" w:lineRule="auto"/>
              <w:rPr>
                <w:rFonts w:eastAsia="Calibri"/>
                <w:color w:val="000000"/>
                <w:sz w:val="20"/>
                <w:szCs w:val="20"/>
              </w:rPr>
            </w:pPr>
            <w:r w:rsidRPr="00B8516C">
              <w:rPr>
                <w:rFonts w:eastAsia="Calibri"/>
                <w:color w:val="000000"/>
                <w:sz w:val="20"/>
                <w:szCs w:val="20"/>
              </w:rPr>
              <w:t>(Anexo donde se describe la actividad propuesta)</w:t>
            </w:r>
          </w:p>
        </w:tc>
        <w:tc>
          <w:tcPr>
            <w:tcW w:w="6706" w:type="dxa"/>
            <w:shd w:val="clear" w:color="auto" w:fill="auto"/>
            <w:vAlign w:val="center"/>
          </w:tcPr>
          <w:p w:rsidRPr="00B8516C" w:rsidR="0059034F" w:rsidP="0075352B" w:rsidRDefault="003D345F" w14:paraId="5DFDF45F" w14:textId="794D07FA">
            <w:pPr>
              <w:snapToGrid w:val="0"/>
              <w:spacing w:line="276" w:lineRule="auto"/>
              <w:rPr>
                <w:rFonts w:eastAsia="Calibri"/>
                <w:b w:val="0"/>
                <w:iCs/>
                <w:color w:val="999999"/>
                <w:sz w:val="20"/>
                <w:szCs w:val="20"/>
              </w:rPr>
            </w:pPr>
            <w:r w:rsidRPr="003D345F">
              <w:rPr>
                <w:rFonts w:eastAsia="Calibri"/>
                <w:b w:val="0"/>
                <w:iCs/>
                <w:sz w:val="20"/>
                <w:szCs w:val="20"/>
              </w:rPr>
              <w:t>CF07_ActividadDidactica_cuestionario</w:t>
            </w:r>
          </w:p>
        </w:tc>
      </w:tr>
    </w:tbl>
    <w:p w:rsidR="002F7537" w:rsidP="0075352B" w:rsidRDefault="002F7537" w14:paraId="57FD7092" w14:textId="218AE73E">
      <w:pPr>
        <w:snapToGrid w:val="0"/>
        <w:rPr>
          <w:sz w:val="20"/>
          <w:szCs w:val="20"/>
        </w:rPr>
      </w:pPr>
    </w:p>
    <w:p w:rsidRPr="00B8516C" w:rsidR="00960842" w:rsidP="0075352B" w:rsidRDefault="00960842" w14:paraId="68D60432" w14:textId="77777777">
      <w:pPr>
        <w:snapToGrid w:val="0"/>
        <w:rPr>
          <w:sz w:val="20"/>
          <w:szCs w:val="20"/>
        </w:rPr>
      </w:pPr>
    </w:p>
    <w:p w:rsidRPr="00881375" w:rsidR="0059034F" w:rsidP="00BA059C" w:rsidRDefault="00D55C84" w14:paraId="2B57030C" w14:textId="645E0B1B">
      <w:pPr>
        <w:pStyle w:val="Prrafodelista"/>
        <w:numPr>
          <w:ilvl w:val="0"/>
          <w:numId w:val="8"/>
        </w:numPr>
        <w:snapToGrid w:val="0"/>
        <w:rPr>
          <w:b/>
          <w:color w:val="000000"/>
          <w:sz w:val="20"/>
          <w:szCs w:val="20"/>
        </w:rPr>
      </w:pPr>
      <w:r w:rsidRPr="00881375">
        <w:rPr>
          <w:b/>
          <w:color w:val="000000"/>
          <w:sz w:val="20"/>
          <w:szCs w:val="20"/>
        </w:rPr>
        <w:t>MATERIAL COMPLEMENTARIO</w:t>
      </w:r>
    </w:p>
    <w:p w:rsidRPr="00904AA5" w:rsidR="0059034F" w:rsidP="0075352B" w:rsidRDefault="0059034F" w14:paraId="1A79C2E5" w14:textId="01638D8A">
      <w:pPr>
        <w:snapToGrid w:val="0"/>
        <w:rPr>
          <w:sz w:val="20"/>
          <w:szCs w:val="20"/>
        </w:rPr>
      </w:pPr>
    </w:p>
    <w:tbl>
      <w:tblPr>
        <w:tblStyle w:val="4"/>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723"/>
        <w:gridCol w:w="2313"/>
        <w:gridCol w:w="2519"/>
      </w:tblGrid>
      <w:tr w:rsidRPr="00904AA5" w:rsidR="0059034F" w:rsidTr="3A7CC36F" w14:paraId="3354094D" w14:textId="77777777">
        <w:trPr>
          <w:trHeight w:val="658"/>
        </w:trPr>
        <w:tc>
          <w:tcPr>
            <w:tcW w:w="2517" w:type="dxa"/>
            <w:shd w:val="clear" w:color="auto" w:fill="F9CB9C"/>
            <w:tcMar>
              <w:top w:w="100" w:type="dxa"/>
              <w:left w:w="100" w:type="dxa"/>
              <w:bottom w:w="100" w:type="dxa"/>
              <w:right w:w="100" w:type="dxa"/>
            </w:tcMar>
            <w:vAlign w:val="center"/>
          </w:tcPr>
          <w:p w:rsidRPr="00904AA5" w:rsidR="0059034F" w:rsidP="0075352B" w:rsidRDefault="00D55C84" w14:paraId="4C369718" w14:textId="77777777">
            <w:pPr>
              <w:snapToGrid w:val="0"/>
              <w:spacing w:line="276" w:lineRule="auto"/>
              <w:jc w:val="center"/>
              <w:rPr>
                <w:sz w:val="20"/>
                <w:szCs w:val="20"/>
              </w:rPr>
            </w:pPr>
            <w:r w:rsidRPr="00904AA5">
              <w:rPr>
                <w:sz w:val="20"/>
                <w:szCs w:val="20"/>
              </w:rPr>
              <w:lastRenderedPageBreak/>
              <w:t>Tema</w:t>
            </w:r>
          </w:p>
        </w:tc>
        <w:tc>
          <w:tcPr>
            <w:tcW w:w="2723" w:type="dxa"/>
            <w:shd w:val="clear" w:color="auto" w:fill="F9CB9C"/>
            <w:tcMar>
              <w:top w:w="100" w:type="dxa"/>
              <w:left w:w="100" w:type="dxa"/>
              <w:bottom w:w="100" w:type="dxa"/>
              <w:right w:w="100" w:type="dxa"/>
            </w:tcMar>
            <w:vAlign w:val="center"/>
          </w:tcPr>
          <w:p w:rsidRPr="00904AA5" w:rsidR="0059034F" w:rsidP="0075352B" w:rsidRDefault="00D55C84" w14:paraId="654F4DA1" w14:textId="06DCF297">
            <w:pPr>
              <w:snapToGrid w:val="0"/>
              <w:spacing w:line="276" w:lineRule="auto"/>
              <w:jc w:val="center"/>
              <w:rPr>
                <w:color w:val="000000"/>
                <w:sz w:val="20"/>
                <w:szCs w:val="20"/>
              </w:rPr>
            </w:pPr>
            <w:r w:rsidRPr="00904AA5">
              <w:rPr>
                <w:sz w:val="20"/>
                <w:szCs w:val="20"/>
              </w:rPr>
              <w:t xml:space="preserve">Referencia APA del </w:t>
            </w:r>
            <w:r w:rsidR="009D3B24">
              <w:rPr>
                <w:sz w:val="20"/>
                <w:szCs w:val="20"/>
              </w:rPr>
              <w:t>m</w:t>
            </w:r>
            <w:r w:rsidRPr="00904AA5">
              <w:rPr>
                <w:sz w:val="20"/>
                <w:szCs w:val="20"/>
              </w:rPr>
              <w:t>aterial</w:t>
            </w:r>
          </w:p>
        </w:tc>
        <w:tc>
          <w:tcPr>
            <w:tcW w:w="2313" w:type="dxa"/>
            <w:shd w:val="clear" w:color="auto" w:fill="F9CB9C"/>
            <w:tcMar>
              <w:top w:w="100" w:type="dxa"/>
              <w:left w:w="100" w:type="dxa"/>
              <w:bottom w:w="100" w:type="dxa"/>
              <w:right w:w="100" w:type="dxa"/>
            </w:tcMar>
            <w:vAlign w:val="center"/>
          </w:tcPr>
          <w:p w:rsidRPr="00904AA5" w:rsidR="0059034F" w:rsidP="0075352B" w:rsidRDefault="00D55C84" w14:paraId="2E62187E" w14:textId="77777777">
            <w:pPr>
              <w:snapToGrid w:val="0"/>
              <w:spacing w:line="276" w:lineRule="auto"/>
              <w:jc w:val="center"/>
              <w:rPr>
                <w:sz w:val="20"/>
                <w:szCs w:val="20"/>
              </w:rPr>
            </w:pPr>
            <w:r w:rsidRPr="00904AA5">
              <w:rPr>
                <w:sz w:val="20"/>
                <w:szCs w:val="20"/>
              </w:rPr>
              <w:t>Tipo de material</w:t>
            </w:r>
          </w:p>
          <w:p w:rsidRPr="00904AA5" w:rsidR="0059034F" w:rsidP="0075352B" w:rsidRDefault="00D55C84" w14:paraId="04526F0C" w14:textId="77777777">
            <w:pPr>
              <w:snapToGrid w:val="0"/>
              <w:spacing w:line="276" w:lineRule="auto"/>
              <w:jc w:val="center"/>
              <w:rPr>
                <w:color w:val="000000"/>
                <w:sz w:val="20"/>
                <w:szCs w:val="20"/>
              </w:rPr>
            </w:pPr>
            <w:r w:rsidRPr="00904AA5">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904AA5" w:rsidR="0059034F" w:rsidP="0075352B" w:rsidRDefault="00D55C84" w14:paraId="697AC798" w14:textId="65532DEC">
            <w:pPr>
              <w:snapToGrid w:val="0"/>
              <w:spacing w:line="276" w:lineRule="auto"/>
              <w:jc w:val="center"/>
              <w:rPr>
                <w:sz w:val="20"/>
                <w:szCs w:val="20"/>
              </w:rPr>
            </w:pPr>
            <w:r w:rsidRPr="00904AA5">
              <w:rPr>
                <w:sz w:val="20"/>
                <w:szCs w:val="20"/>
              </w:rPr>
              <w:t xml:space="preserve">Enlace del </w:t>
            </w:r>
            <w:r w:rsidR="009D3B24">
              <w:rPr>
                <w:sz w:val="20"/>
                <w:szCs w:val="20"/>
              </w:rPr>
              <w:t>r</w:t>
            </w:r>
            <w:r w:rsidRPr="00904AA5">
              <w:rPr>
                <w:sz w:val="20"/>
                <w:szCs w:val="20"/>
              </w:rPr>
              <w:t>ecurso o</w:t>
            </w:r>
          </w:p>
          <w:p w:rsidRPr="00904AA5" w:rsidR="0059034F" w:rsidP="0075352B" w:rsidRDefault="009D3B24" w14:paraId="264800D1" w14:textId="431590E0">
            <w:pPr>
              <w:snapToGrid w:val="0"/>
              <w:spacing w:line="276" w:lineRule="auto"/>
              <w:jc w:val="center"/>
              <w:rPr>
                <w:color w:val="000000"/>
                <w:sz w:val="20"/>
                <w:szCs w:val="20"/>
              </w:rPr>
            </w:pPr>
            <w:r>
              <w:rPr>
                <w:sz w:val="20"/>
                <w:szCs w:val="20"/>
              </w:rPr>
              <w:t>a</w:t>
            </w:r>
            <w:r w:rsidRPr="00904AA5" w:rsidR="00D55C84">
              <w:rPr>
                <w:sz w:val="20"/>
                <w:szCs w:val="20"/>
              </w:rPr>
              <w:t>rchivo del documento o material</w:t>
            </w:r>
          </w:p>
        </w:tc>
      </w:tr>
      <w:tr w:rsidRPr="00904AA5" w:rsidR="00B27C54" w:rsidTr="3A7CC36F" w14:paraId="1FFD6106" w14:textId="77777777">
        <w:trPr>
          <w:trHeight w:val="385"/>
        </w:trPr>
        <w:tc>
          <w:tcPr>
            <w:tcW w:w="2517" w:type="dxa"/>
            <w:tcMar>
              <w:top w:w="100" w:type="dxa"/>
              <w:left w:w="100" w:type="dxa"/>
              <w:bottom w:w="100" w:type="dxa"/>
              <w:right w:w="100" w:type="dxa"/>
            </w:tcMar>
          </w:tcPr>
          <w:p w:rsidRPr="00B27C54" w:rsidR="00B27C54" w:rsidP="003D05E0" w:rsidRDefault="00B27C54" w14:paraId="37D21D1B" w14:textId="77777777">
            <w:pPr>
              <w:pBdr>
                <w:top w:val="nil"/>
                <w:left w:val="nil"/>
                <w:bottom w:val="nil"/>
                <w:right w:val="nil"/>
                <w:between w:val="nil"/>
              </w:pBdr>
              <w:snapToGrid w:val="0"/>
              <w:spacing w:line="276" w:lineRule="auto"/>
              <w:rPr>
                <w:b w:val="0"/>
                <w:color w:val="000000"/>
                <w:sz w:val="20"/>
                <w:szCs w:val="20"/>
              </w:rPr>
            </w:pPr>
            <w:r w:rsidRPr="00B27C54">
              <w:rPr>
                <w:b w:val="0"/>
                <w:color w:val="000000"/>
                <w:sz w:val="20"/>
                <w:szCs w:val="20"/>
              </w:rPr>
              <w:t>1.2 Análisis de Brechas, fortalecimiento empresarial</w:t>
            </w:r>
          </w:p>
        </w:tc>
        <w:tc>
          <w:tcPr>
            <w:tcW w:w="2723" w:type="dxa"/>
            <w:tcMar>
              <w:top w:w="100" w:type="dxa"/>
              <w:left w:w="100" w:type="dxa"/>
              <w:bottom w:w="100" w:type="dxa"/>
              <w:right w:w="100" w:type="dxa"/>
            </w:tcMar>
          </w:tcPr>
          <w:p w:rsidRPr="002316A1" w:rsidR="00B27C54" w:rsidP="00B27C54" w:rsidRDefault="00B27C54" w14:paraId="12B35B52" w14:textId="2A00F342">
            <w:pPr>
              <w:snapToGrid w:val="0"/>
              <w:spacing w:line="276" w:lineRule="auto"/>
              <w:rPr>
                <w:b w:val="0"/>
                <w:bCs/>
                <w:sz w:val="20"/>
                <w:szCs w:val="20"/>
              </w:rPr>
            </w:pPr>
            <w:r w:rsidRPr="00AC7099">
              <w:rPr>
                <w:bCs/>
                <w:i/>
                <w:iCs/>
                <w:sz w:val="20"/>
                <w:szCs w:val="20"/>
              </w:rPr>
              <w:t xml:space="preserve">SEFOET </w:t>
            </w:r>
            <w:r w:rsidRPr="00B27C54">
              <w:rPr>
                <w:b w:val="0"/>
                <w:bCs/>
                <w:iCs/>
                <w:sz w:val="20"/>
                <w:szCs w:val="20"/>
              </w:rPr>
              <w:t>Fortalecimiento empresarial (2021)</w:t>
            </w:r>
            <w:r>
              <w:rPr>
                <w:b w:val="0"/>
                <w:bCs/>
                <w:iCs/>
                <w:sz w:val="20"/>
                <w:szCs w:val="20"/>
              </w:rPr>
              <w:t xml:space="preserve">. </w:t>
            </w:r>
            <w:r w:rsidRPr="00B27C54">
              <w:rPr>
                <w:b w:val="0"/>
                <w:bCs/>
                <w:iCs/>
                <w:sz w:val="20"/>
                <w:szCs w:val="20"/>
              </w:rPr>
              <w:t>Análisis de brechas, fortalecimiento empresarial</w:t>
            </w:r>
            <w:r>
              <w:rPr>
                <w:b w:val="0"/>
                <w:bCs/>
                <w:iCs/>
                <w:sz w:val="20"/>
                <w:szCs w:val="20"/>
              </w:rPr>
              <w:t xml:space="preserve"> [Vídeo] YouTube.</w:t>
            </w:r>
          </w:p>
        </w:tc>
        <w:tc>
          <w:tcPr>
            <w:tcW w:w="2313" w:type="dxa"/>
            <w:tcMar>
              <w:top w:w="100" w:type="dxa"/>
              <w:left w:w="100" w:type="dxa"/>
              <w:bottom w:w="100" w:type="dxa"/>
              <w:right w:w="100" w:type="dxa"/>
            </w:tcMar>
          </w:tcPr>
          <w:p w:rsidRPr="00B27C54" w:rsidR="00B27C54" w:rsidP="003D05E0" w:rsidRDefault="00B27C54" w14:paraId="05C30959" w14:textId="77777777">
            <w:pPr>
              <w:snapToGrid w:val="0"/>
              <w:spacing w:line="276" w:lineRule="auto"/>
              <w:rPr>
                <w:b w:val="0"/>
                <w:bCs/>
                <w:sz w:val="20"/>
                <w:szCs w:val="20"/>
              </w:rPr>
            </w:pPr>
            <w:r w:rsidRPr="00B27C54">
              <w:rPr>
                <w:b w:val="0"/>
                <w:bCs/>
                <w:sz w:val="20"/>
                <w:szCs w:val="20"/>
              </w:rPr>
              <w:t>Video</w:t>
            </w:r>
          </w:p>
        </w:tc>
        <w:tc>
          <w:tcPr>
            <w:tcW w:w="2519" w:type="dxa"/>
            <w:tcMar>
              <w:top w:w="100" w:type="dxa"/>
              <w:left w:w="100" w:type="dxa"/>
              <w:bottom w:w="100" w:type="dxa"/>
              <w:right w:w="100" w:type="dxa"/>
            </w:tcMar>
          </w:tcPr>
          <w:p w:rsidRPr="00B27C54" w:rsidR="00B27C54" w:rsidP="003D05E0" w:rsidRDefault="00B27C54" w14:paraId="264A436C" w14:textId="77777777">
            <w:pPr>
              <w:snapToGrid w:val="0"/>
              <w:spacing w:line="276" w:lineRule="auto"/>
              <w:rPr>
                <w:b w:val="0"/>
                <w:bCs/>
                <w:sz w:val="20"/>
                <w:szCs w:val="20"/>
              </w:rPr>
            </w:pPr>
            <w:hyperlink w:history="1" r:id="rId35">
              <w:r w:rsidRPr="00B27C54">
                <w:rPr>
                  <w:rStyle w:val="Hipervnculo"/>
                  <w:b w:val="0"/>
                  <w:bCs/>
                  <w:sz w:val="20"/>
                  <w:szCs w:val="20"/>
                </w:rPr>
                <w:t>https://youtu.be/GLaJ_4Hlb8w?si=o7o1G4cPh-WP-Wkk</w:t>
              </w:r>
            </w:hyperlink>
          </w:p>
          <w:p w:rsidRPr="00B27C54" w:rsidR="00B27C54" w:rsidP="003D05E0" w:rsidRDefault="00B27C54" w14:paraId="0A094088" w14:textId="77777777">
            <w:pPr>
              <w:snapToGrid w:val="0"/>
              <w:spacing w:line="276" w:lineRule="auto"/>
              <w:rPr>
                <w:b w:val="0"/>
              </w:rPr>
            </w:pPr>
          </w:p>
        </w:tc>
      </w:tr>
      <w:tr w:rsidRPr="00904AA5" w:rsidR="003773C4" w:rsidTr="3A7CC36F" w14:paraId="40C24B34" w14:textId="77777777">
        <w:trPr>
          <w:trHeight w:val="182"/>
        </w:trPr>
        <w:tc>
          <w:tcPr>
            <w:tcW w:w="2517" w:type="dxa"/>
            <w:tcMar>
              <w:top w:w="100" w:type="dxa"/>
              <w:left w:w="100" w:type="dxa"/>
              <w:bottom w:w="100" w:type="dxa"/>
              <w:right w:w="100" w:type="dxa"/>
            </w:tcMar>
          </w:tcPr>
          <w:p w:rsidRPr="00B27C54" w:rsidR="003773C4" w:rsidP="00BA059C" w:rsidRDefault="003773C4" w14:paraId="33679DFA" w14:textId="6C1F7265">
            <w:pPr>
              <w:pStyle w:val="Prrafodelista"/>
              <w:numPr>
                <w:ilvl w:val="1"/>
                <w:numId w:val="4"/>
              </w:numPr>
              <w:pBdr>
                <w:top w:val="nil"/>
                <w:left w:val="nil"/>
                <w:bottom w:val="nil"/>
                <w:right w:val="nil"/>
                <w:between w:val="nil"/>
              </w:pBdr>
              <w:snapToGrid w:val="0"/>
              <w:ind w:left="360"/>
              <w:rPr>
                <w:b w:val="0"/>
                <w:color w:val="000000"/>
                <w:sz w:val="20"/>
                <w:szCs w:val="20"/>
              </w:rPr>
            </w:pPr>
            <w:r w:rsidRPr="00B27C54">
              <w:rPr>
                <w:b w:val="0"/>
                <w:color w:val="000000"/>
                <w:sz w:val="20"/>
                <w:szCs w:val="20"/>
              </w:rPr>
              <w:t>Requerimientos tecnológicos en el marco de la arquitectura empresarial y del gobierno de riesgo y cumplimiento</w:t>
            </w:r>
          </w:p>
        </w:tc>
        <w:tc>
          <w:tcPr>
            <w:tcW w:w="2723" w:type="dxa"/>
            <w:tcMar>
              <w:top w:w="100" w:type="dxa"/>
              <w:left w:w="100" w:type="dxa"/>
              <w:bottom w:w="100" w:type="dxa"/>
              <w:right w:w="100" w:type="dxa"/>
            </w:tcMar>
          </w:tcPr>
          <w:p w:rsidR="003773C4" w:rsidP="63822AE3" w:rsidRDefault="003773C4" w14:paraId="292444AE" w14:textId="7ABCA4D9">
            <w:pPr>
              <w:snapToGrid w:val="0"/>
              <w:spacing w:line="276" w:lineRule="auto"/>
              <w:rPr>
                <w:b w:val="0"/>
                <w:bCs w:val="0"/>
                <w:sz w:val="20"/>
                <w:szCs w:val="20"/>
              </w:rPr>
            </w:pPr>
            <w:r w:rsidRPr="63822AE3" w:rsidR="003773C4">
              <w:rPr>
                <w:b w:val="0"/>
                <w:bCs w:val="0"/>
                <w:sz w:val="20"/>
                <w:szCs w:val="20"/>
              </w:rPr>
              <w:t>Ministerio de Tecnologías de la Información y las Comunicaciones</w:t>
            </w:r>
            <w:r w:rsidRPr="63822AE3" w:rsidR="003773C4">
              <w:rPr>
                <w:b w:val="0"/>
                <w:bCs w:val="0"/>
                <w:sz w:val="20"/>
                <w:szCs w:val="20"/>
              </w:rPr>
              <w:t>. (202</w:t>
            </w:r>
            <w:r w:rsidRPr="63822AE3" w:rsidR="109625B7">
              <w:rPr>
                <w:b w:val="0"/>
                <w:bCs w:val="0"/>
                <w:sz w:val="20"/>
                <w:szCs w:val="20"/>
              </w:rPr>
              <w:t>2</w:t>
            </w:r>
            <w:r w:rsidRPr="63822AE3" w:rsidR="003773C4">
              <w:rPr>
                <w:b w:val="0"/>
                <w:bCs w:val="0"/>
                <w:sz w:val="20"/>
                <w:szCs w:val="20"/>
              </w:rPr>
              <w:t xml:space="preserve">). </w:t>
            </w:r>
            <w:r w:rsidRPr="63822AE3" w:rsidR="003773C4">
              <w:rPr>
                <w:b w:val="0"/>
                <w:bCs w:val="0"/>
                <w:sz w:val="20"/>
                <w:szCs w:val="20"/>
              </w:rPr>
              <w:t>M</w:t>
            </w:r>
            <w:r w:rsidRPr="63822AE3" w:rsidR="45BDAF57">
              <w:rPr>
                <w:b w:val="0"/>
                <w:bCs w:val="0"/>
                <w:sz w:val="20"/>
                <w:szCs w:val="20"/>
              </w:rPr>
              <w:t>RA</w:t>
            </w:r>
            <w:r w:rsidRPr="63822AE3" w:rsidR="003773C4">
              <w:rPr>
                <w:b w:val="0"/>
                <w:bCs w:val="0"/>
                <w:sz w:val="20"/>
                <w:szCs w:val="20"/>
              </w:rPr>
              <w:t>E.</w:t>
            </w:r>
            <w:r w:rsidRPr="63822AE3" w:rsidR="186B01EA">
              <w:rPr>
                <w:b w:val="0"/>
                <w:bCs w:val="0"/>
                <w:sz w:val="20"/>
                <w:szCs w:val="20"/>
              </w:rPr>
              <w:t>DM</w:t>
            </w:r>
            <w:r w:rsidRPr="63822AE3" w:rsidR="003773C4">
              <w:rPr>
                <w:b w:val="0"/>
                <w:bCs w:val="0"/>
                <w:sz w:val="20"/>
                <w:szCs w:val="20"/>
              </w:rPr>
              <w:t xml:space="preserve"> - </w:t>
            </w:r>
            <w:r w:rsidRPr="63822AE3" w:rsidR="666B3CBE">
              <w:rPr>
                <w:b w:val="0"/>
                <w:bCs w:val="0"/>
                <w:sz w:val="20"/>
                <w:szCs w:val="20"/>
              </w:rPr>
              <w:t>Marco</w:t>
            </w:r>
            <w:r w:rsidRPr="63822AE3" w:rsidR="003773C4">
              <w:rPr>
                <w:b w:val="0"/>
                <w:bCs w:val="0"/>
                <w:sz w:val="20"/>
                <w:szCs w:val="20"/>
              </w:rPr>
              <w:t xml:space="preserve"> de </w:t>
            </w:r>
            <w:r w:rsidRPr="63822AE3" w:rsidR="55E820F2">
              <w:rPr>
                <w:b w:val="0"/>
                <w:bCs w:val="0"/>
                <w:sz w:val="20"/>
                <w:szCs w:val="20"/>
              </w:rPr>
              <w:t xml:space="preserve">Referencia </w:t>
            </w:r>
            <w:r w:rsidRPr="63822AE3" w:rsidR="003773C4">
              <w:rPr>
                <w:b w:val="0"/>
                <w:bCs w:val="0"/>
                <w:sz w:val="20"/>
                <w:szCs w:val="20"/>
              </w:rPr>
              <w:t>Arquitectura Empresarial</w:t>
            </w:r>
            <w:r w:rsidRPr="63822AE3" w:rsidR="003773C4">
              <w:rPr>
                <w:b w:val="0"/>
                <w:bCs w:val="0"/>
                <w:sz w:val="20"/>
                <w:szCs w:val="20"/>
              </w:rPr>
              <w:t>.</w:t>
            </w:r>
          </w:p>
        </w:tc>
        <w:tc>
          <w:tcPr>
            <w:tcW w:w="2313" w:type="dxa"/>
            <w:tcMar>
              <w:top w:w="100" w:type="dxa"/>
              <w:left w:w="100" w:type="dxa"/>
              <w:bottom w:w="100" w:type="dxa"/>
              <w:right w:w="100" w:type="dxa"/>
            </w:tcMar>
          </w:tcPr>
          <w:p w:rsidRPr="00B8516C" w:rsidR="003773C4" w:rsidP="0075352B" w:rsidRDefault="003773C4" w14:paraId="6F6B9E46" w14:textId="42D3B8C9">
            <w:pPr>
              <w:snapToGrid w:val="0"/>
              <w:spacing w:line="276" w:lineRule="auto"/>
              <w:rPr>
                <w:b w:val="0"/>
                <w:bCs/>
                <w:sz w:val="20"/>
                <w:szCs w:val="20"/>
              </w:rPr>
            </w:pPr>
            <w:r>
              <w:rPr>
                <w:b w:val="0"/>
                <w:bCs/>
                <w:sz w:val="20"/>
                <w:szCs w:val="20"/>
              </w:rPr>
              <w:t>Documento</w:t>
            </w:r>
          </w:p>
        </w:tc>
        <w:tc>
          <w:tcPr>
            <w:tcW w:w="2519" w:type="dxa"/>
            <w:tcMar>
              <w:top w:w="100" w:type="dxa"/>
              <w:left w:w="100" w:type="dxa"/>
              <w:bottom w:w="100" w:type="dxa"/>
              <w:right w:w="100" w:type="dxa"/>
            </w:tcMar>
          </w:tcPr>
          <w:p w:rsidRPr="00B27C54" w:rsidR="003773C4" w:rsidP="0075352B" w:rsidRDefault="00B27C54" w14:paraId="0EA3E62F" w14:textId="24228D10">
            <w:pPr>
              <w:snapToGrid w:val="0"/>
              <w:spacing w:line="276" w:lineRule="auto"/>
              <w:rPr>
                <w:b w:val="0"/>
                <w:bCs w:val="0"/>
                <w:sz w:val="20"/>
                <w:szCs w:val="20"/>
              </w:rPr>
            </w:pPr>
            <w:hyperlink r:id="R4ba43102eac74563">
              <w:r w:rsidRPr="63822AE3" w:rsidR="3F2F20C3">
                <w:rPr>
                  <w:rStyle w:val="Hipervnculo"/>
                  <w:b w:val="0"/>
                  <w:bCs w:val="0"/>
                  <w:sz w:val="20"/>
                  <w:szCs w:val="20"/>
                </w:rPr>
                <w:t>https://www.mintic.gov.co/portal/715/articles-273207_recurso_2.pdf</w:t>
              </w:r>
            </w:hyperlink>
            <w:r w:rsidRPr="63822AE3" w:rsidR="3F2F20C3">
              <w:rPr>
                <w:b w:val="0"/>
                <w:bCs w:val="0"/>
                <w:sz w:val="20"/>
                <w:szCs w:val="20"/>
              </w:rPr>
              <w:t xml:space="preserve"> </w:t>
            </w:r>
          </w:p>
        </w:tc>
      </w:tr>
      <w:tr w:rsidRPr="00904AA5" w:rsidR="003D345F" w:rsidTr="3A7CC36F" w14:paraId="4508B649" w14:textId="77777777">
        <w:trPr>
          <w:trHeight w:val="182"/>
        </w:trPr>
        <w:tc>
          <w:tcPr>
            <w:tcW w:w="2517" w:type="dxa"/>
            <w:tcMar>
              <w:top w:w="100" w:type="dxa"/>
              <w:left w:w="100" w:type="dxa"/>
              <w:bottom w:w="100" w:type="dxa"/>
              <w:right w:w="100" w:type="dxa"/>
            </w:tcMar>
          </w:tcPr>
          <w:p w:rsidRPr="00B27C54" w:rsidR="003D345F" w:rsidP="00BA059C" w:rsidRDefault="00D576A2" w14:paraId="7737CB13" w14:textId="3BEF82FD">
            <w:pPr>
              <w:pStyle w:val="Prrafodelista"/>
              <w:numPr>
                <w:ilvl w:val="0"/>
                <w:numId w:val="21"/>
              </w:numPr>
              <w:pBdr>
                <w:top w:val="nil"/>
                <w:left w:val="nil"/>
                <w:bottom w:val="nil"/>
                <w:right w:val="nil"/>
                <w:between w:val="nil"/>
              </w:pBdr>
              <w:snapToGrid w:val="0"/>
              <w:ind w:left="360"/>
              <w:rPr>
                <w:b w:val="0"/>
                <w:color w:val="000000"/>
                <w:sz w:val="20"/>
                <w:szCs w:val="20"/>
              </w:rPr>
            </w:pPr>
            <w:r w:rsidRPr="00B27C54">
              <w:rPr>
                <w:b w:val="0"/>
                <w:color w:val="000000"/>
                <w:sz w:val="20"/>
                <w:szCs w:val="20"/>
              </w:rPr>
              <w:t>Requerimientos tecnológicos en el marco de la arquitectura empresarial y del gobierno de riesgo y cumplimiento</w:t>
            </w:r>
          </w:p>
        </w:tc>
        <w:tc>
          <w:tcPr>
            <w:tcW w:w="2723" w:type="dxa"/>
            <w:tcMar>
              <w:top w:w="100" w:type="dxa"/>
              <w:left w:w="100" w:type="dxa"/>
              <w:bottom w:w="100" w:type="dxa"/>
              <w:right w:w="100" w:type="dxa"/>
            </w:tcMar>
          </w:tcPr>
          <w:p w:rsidRPr="003773C4" w:rsidR="003D345F" w:rsidP="0075352B" w:rsidRDefault="003D345F" w14:paraId="3276A1C6" w14:textId="3E71D325">
            <w:pPr>
              <w:snapToGrid w:val="0"/>
              <w:spacing w:line="276" w:lineRule="auto"/>
              <w:rPr>
                <w:b w:val="0"/>
                <w:bCs/>
                <w:sz w:val="20"/>
                <w:szCs w:val="20"/>
              </w:rPr>
            </w:pPr>
            <w:r w:rsidRPr="003D345F">
              <w:rPr>
                <w:b w:val="0"/>
                <w:bCs/>
                <w:sz w:val="20"/>
                <w:szCs w:val="20"/>
              </w:rPr>
              <w:t>Ministerio de Tecnologías de la Información y las Comunicaciones</w:t>
            </w:r>
            <w:r w:rsidR="00D576A2">
              <w:rPr>
                <w:b w:val="0"/>
                <w:bCs/>
                <w:sz w:val="20"/>
                <w:szCs w:val="20"/>
              </w:rPr>
              <w:t>. (2021). Marco de Arquitectura Empresarial</w:t>
            </w:r>
          </w:p>
        </w:tc>
        <w:tc>
          <w:tcPr>
            <w:tcW w:w="2313" w:type="dxa"/>
            <w:tcMar>
              <w:top w:w="100" w:type="dxa"/>
              <w:left w:w="100" w:type="dxa"/>
              <w:bottom w:w="100" w:type="dxa"/>
              <w:right w:w="100" w:type="dxa"/>
            </w:tcMar>
          </w:tcPr>
          <w:p w:rsidR="003D345F" w:rsidP="3A7CC36F" w:rsidRDefault="00D576A2" w14:paraId="0C28E4CD" w14:textId="41F5E9BD">
            <w:pPr>
              <w:snapToGrid w:val="0"/>
              <w:spacing w:line="276" w:lineRule="auto"/>
              <w:rPr>
                <w:b w:val="0"/>
                <w:bCs w:val="0"/>
                <w:sz w:val="20"/>
                <w:szCs w:val="20"/>
              </w:rPr>
            </w:pPr>
            <w:r w:rsidRPr="3A7CC36F" w:rsidR="575A36C1">
              <w:rPr>
                <w:b w:val="0"/>
                <w:bCs w:val="0"/>
                <w:sz w:val="20"/>
                <w:szCs w:val="20"/>
              </w:rPr>
              <w:t xml:space="preserve">Enlace </w:t>
            </w:r>
            <w:r w:rsidRPr="3A7CC36F" w:rsidR="68B578D2">
              <w:rPr>
                <w:b w:val="0"/>
                <w:bCs w:val="0"/>
                <w:sz w:val="20"/>
                <w:szCs w:val="20"/>
                <w:highlight w:val="yellow"/>
              </w:rPr>
              <w:t>W</w:t>
            </w:r>
            <w:r w:rsidRPr="3A7CC36F" w:rsidR="575A36C1">
              <w:rPr>
                <w:b w:val="0"/>
                <w:bCs w:val="0"/>
                <w:sz w:val="20"/>
                <w:szCs w:val="20"/>
                <w:highlight w:val="yellow"/>
              </w:rPr>
              <w:t>eb</w:t>
            </w:r>
          </w:p>
        </w:tc>
        <w:tc>
          <w:tcPr>
            <w:tcW w:w="2519" w:type="dxa"/>
            <w:tcMar>
              <w:top w:w="100" w:type="dxa"/>
              <w:left w:w="100" w:type="dxa"/>
              <w:bottom w:w="100" w:type="dxa"/>
              <w:right w:w="100" w:type="dxa"/>
            </w:tcMar>
          </w:tcPr>
          <w:p w:rsidRPr="00B27C54" w:rsidR="003D345F" w:rsidP="0075352B" w:rsidRDefault="00D576A2" w14:paraId="17DE44F9" w14:textId="712715DF">
            <w:pPr>
              <w:snapToGrid w:val="0"/>
              <w:spacing w:line="276" w:lineRule="auto"/>
              <w:rPr>
                <w:b w:val="0"/>
                <w:sz w:val="20"/>
                <w:szCs w:val="20"/>
              </w:rPr>
            </w:pPr>
            <w:hyperlink w:history="1" r:id="rId37">
              <w:r w:rsidRPr="00B27C54">
                <w:rPr>
                  <w:rStyle w:val="Hipervnculo"/>
                  <w:b w:val="0"/>
                  <w:sz w:val="20"/>
                  <w:szCs w:val="20"/>
                </w:rPr>
                <w:t>https://gobiernodigital.mintic.gov.co/portal/Iniciativas/Marco-de-Arquitectura-Empresarial/</w:t>
              </w:r>
            </w:hyperlink>
            <w:r w:rsidRPr="00B27C54">
              <w:rPr>
                <w:b w:val="0"/>
                <w:sz w:val="20"/>
                <w:szCs w:val="20"/>
              </w:rPr>
              <w:t xml:space="preserve"> </w:t>
            </w:r>
          </w:p>
        </w:tc>
      </w:tr>
      <w:tr w:rsidRPr="00904AA5" w:rsidR="003D345F" w:rsidTr="3A7CC36F" w14:paraId="084F19F2" w14:textId="77777777">
        <w:trPr>
          <w:trHeight w:val="182"/>
        </w:trPr>
        <w:tc>
          <w:tcPr>
            <w:tcW w:w="2517" w:type="dxa"/>
            <w:tcMar>
              <w:top w:w="100" w:type="dxa"/>
              <w:left w:w="100" w:type="dxa"/>
              <w:bottom w:w="100" w:type="dxa"/>
              <w:right w:w="100" w:type="dxa"/>
            </w:tcMar>
          </w:tcPr>
          <w:p w:rsidRPr="00B27C54" w:rsidR="003D345F" w:rsidP="00BA059C" w:rsidRDefault="00D576A2" w14:paraId="16706B38" w14:textId="28F05AE8">
            <w:pPr>
              <w:pStyle w:val="Prrafodelista"/>
              <w:numPr>
                <w:ilvl w:val="0"/>
                <w:numId w:val="22"/>
              </w:numPr>
              <w:pBdr>
                <w:top w:val="nil"/>
                <w:left w:val="nil"/>
                <w:bottom w:val="nil"/>
                <w:right w:val="nil"/>
                <w:between w:val="nil"/>
              </w:pBdr>
              <w:snapToGrid w:val="0"/>
              <w:ind w:left="360"/>
              <w:rPr>
                <w:b w:val="0"/>
                <w:color w:val="000000"/>
                <w:sz w:val="20"/>
                <w:szCs w:val="20"/>
              </w:rPr>
            </w:pPr>
            <w:r w:rsidRPr="00B27C54">
              <w:rPr>
                <w:b w:val="0"/>
                <w:color w:val="000000"/>
                <w:sz w:val="20"/>
                <w:szCs w:val="20"/>
              </w:rPr>
              <w:t>Requerimientos tecnológicos en el marco de la arquitectura empresarial y del gobierno de riesgo y cumplimiento</w:t>
            </w:r>
          </w:p>
        </w:tc>
        <w:tc>
          <w:tcPr>
            <w:tcW w:w="2723" w:type="dxa"/>
            <w:tcMar>
              <w:top w:w="100" w:type="dxa"/>
              <w:left w:w="100" w:type="dxa"/>
              <w:bottom w:w="100" w:type="dxa"/>
              <w:right w:w="100" w:type="dxa"/>
            </w:tcMar>
          </w:tcPr>
          <w:p w:rsidRPr="003773C4" w:rsidR="003D345F" w:rsidP="0075352B" w:rsidRDefault="00D576A2" w14:paraId="71CDFB63" w14:textId="66B7D75A">
            <w:pPr>
              <w:snapToGrid w:val="0"/>
              <w:spacing w:line="276" w:lineRule="auto"/>
              <w:rPr>
                <w:b w:val="0"/>
                <w:bCs/>
                <w:sz w:val="20"/>
                <w:szCs w:val="20"/>
              </w:rPr>
            </w:pPr>
            <w:r w:rsidRPr="003D345F">
              <w:rPr>
                <w:b w:val="0"/>
                <w:bCs/>
                <w:sz w:val="20"/>
                <w:szCs w:val="20"/>
              </w:rPr>
              <w:t>Ministerio de Tecnologías de la Información y las Comunicaciones</w:t>
            </w:r>
            <w:r>
              <w:rPr>
                <w:b w:val="0"/>
                <w:bCs/>
                <w:sz w:val="20"/>
                <w:szCs w:val="20"/>
              </w:rPr>
              <w:t>. (2023). Documento Maestro. Marco de Referencia de  Arquitectura Empresarial.</w:t>
            </w:r>
          </w:p>
        </w:tc>
        <w:tc>
          <w:tcPr>
            <w:tcW w:w="2313" w:type="dxa"/>
            <w:tcMar>
              <w:top w:w="100" w:type="dxa"/>
              <w:left w:w="100" w:type="dxa"/>
              <w:bottom w:w="100" w:type="dxa"/>
              <w:right w:w="100" w:type="dxa"/>
            </w:tcMar>
          </w:tcPr>
          <w:p w:rsidR="003D345F" w:rsidP="0075352B" w:rsidRDefault="00D576A2" w14:paraId="06320013" w14:textId="15640118">
            <w:pPr>
              <w:snapToGrid w:val="0"/>
              <w:spacing w:line="276" w:lineRule="auto"/>
              <w:rPr>
                <w:b w:val="0"/>
                <w:bCs/>
                <w:sz w:val="20"/>
                <w:szCs w:val="20"/>
              </w:rPr>
            </w:pPr>
            <w:r>
              <w:rPr>
                <w:b w:val="0"/>
                <w:bCs/>
                <w:sz w:val="20"/>
                <w:szCs w:val="20"/>
              </w:rPr>
              <w:t>Documento</w:t>
            </w:r>
          </w:p>
        </w:tc>
        <w:tc>
          <w:tcPr>
            <w:tcW w:w="2519" w:type="dxa"/>
            <w:tcMar>
              <w:top w:w="100" w:type="dxa"/>
              <w:left w:w="100" w:type="dxa"/>
              <w:bottom w:w="100" w:type="dxa"/>
              <w:right w:w="100" w:type="dxa"/>
            </w:tcMar>
          </w:tcPr>
          <w:p w:rsidRPr="00B27C54" w:rsidR="003D345F" w:rsidP="0075352B" w:rsidRDefault="00D576A2" w14:paraId="47399D29" w14:textId="140022BD">
            <w:pPr>
              <w:snapToGrid w:val="0"/>
              <w:spacing w:line="276" w:lineRule="auto"/>
              <w:rPr>
                <w:b w:val="0"/>
                <w:sz w:val="20"/>
                <w:szCs w:val="20"/>
              </w:rPr>
            </w:pPr>
            <w:hyperlink w:history="1" r:id="rId38">
              <w:r w:rsidRPr="00B27C54">
                <w:rPr>
                  <w:rStyle w:val="Hipervnculo"/>
                  <w:b w:val="0"/>
                  <w:sz w:val="20"/>
                  <w:szCs w:val="20"/>
                </w:rPr>
                <w:t>https://www.mintic.gov.co/arquitecturaempresarial/630/articles-204807_recurso_2.pdf</w:t>
              </w:r>
            </w:hyperlink>
            <w:r w:rsidRPr="00B27C54">
              <w:rPr>
                <w:b w:val="0"/>
                <w:sz w:val="20"/>
                <w:szCs w:val="20"/>
              </w:rPr>
              <w:t xml:space="preserve"> </w:t>
            </w:r>
          </w:p>
        </w:tc>
      </w:tr>
      <w:tr w:rsidRPr="00904AA5" w:rsidR="003D345F" w:rsidTr="3A7CC36F" w14:paraId="34502334" w14:textId="77777777">
        <w:trPr>
          <w:trHeight w:val="182"/>
        </w:trPr>
        <w:tc>
          <w:tcPr>
            <w:tcW w:w="2517" w:type="dxa"/>
            <w:tcMar>
              <w:top w:w="100" w:type="dxa"/>
              <w:left w:w="100" w:type="dxa"/>
              <w:bottom w:w="100" w:type="dxa"/>
              <w:right w:w="100" w:type="dxa"/>
            </w:tcMar>
          </w:tcPr>
          <w:p w:rsidRPr="00B27C54" w:rsidR="003D345F" w:rsidP="00BA059C" w:rsidRDefault="00D576A2" w14:paraId="4F0DB051" w14:textId="04B76C77">
            <w:pPr>
              <w:pStyle w:val="Prrafodelista"/>
              <w:numPr>
                <w:ilvl w:val="0"/>
                <w:numId w:val="23"/>
              </w:numPr>
              <w:pBdr>
                <w:top w:val="nil"/>
                <w:left w:val="nil"/>
                <w:bottom w:val="nil"/>
                <w:right w:val="nil"/>
                <w:between w:val="nil"/>
              </w:pBdr>
              <w:snapToGrid w:val="0"/>
              <w:ind w:left="360"/>
              <w:rPr>
                <w:b w:val="0"/>
                <w:color w:val="000000"/>
                <w:sz w:val="20"/>
                <w:szCs w:val="20"/>
              </w:rPr>
            </w:pPr>
            <w:r w:rsidRPr="00B27C54">
              <w:rPr>
                <w:b w:val="0"/>
                <w:color w:val="000000"/>
                <w:sz w:val="20"/>
                <w:szCs w:val="20"/>
              </w:rPr>
              <w:t>Requerimientos tecnológicos en el marco de la arquitectura empresarial y del gobierno de riesgo y cumplimiento</w:t>
            </w:r>
          </w:p>
        </w:tc>
        <w:tc>
          <w:tcPr>
            <w:tcW w:w="2723" w:type="dxa"/>
            <w:tcMar>
              <w:top w:w="100" w:type="dxa"/>
              <w:left w:w="100" w:type="dxa"/>
              <w:bottom w:w="100" w:type="dxa"/>
              <w:right w:w="100" w:type="dxa"/>
            </w:tcMar>
          </w:tcPr>
          <w:p w:rsidRPr="003773C4" w:rsidR="003D345F" w:rsidP="0075352B" w:rsidRDefault="00D576A2" w14:paraId="5B31EF36" w14:textId="2D51FC65">
            <w:pPr>
              <w:snapToGrid w:val="0"/>
              <w:spacing w:line="276" w:lineRule="auto"/>
              <w:rPr>
                <w:b w:val="0"/>
                <w:bCs/>
                <w:sz w:val="20"/>
                <w:szCs w:val="20"/>
              </w:rPr>
            </w:pPr>
            <w:r w:rsidRPr="003D345F">
              <w:rPr>
                <w:b w:val="0"/>
                <w:bCs/>
                <w:sz w:val="20"/>
                <w:szCs w:val="20"/>
              </w:rPr>
              <w:t>Ministerio de Tecnologías de la Información y las Comunicaciones</w:t>
            </w:r>
            <w:r>
              <w:rPr>
                <w:b w:val="0"/>
                <w:bCs/>
                <w:sz w:val="20"/>
                <w:szCs w:val="20"/>
              </w:rPr>
              <w:t>. (2023). Plazos para la implementación del marco de referencia de Arquitectura Empresarial.</w:t>
            </w:r>
          </w:p>
        </w:tc>
        <w:tc>
          <w:tcPr>
            <w:tcW w:w="2313" w:type="dxa"/>
            <w:tcMar>
              <w:top w:w="100" w:type="dxa"/>
              <w:left w:w="100" w:type="dxa"/>
              <w:bottom w:w="100" w:type="dxa"/>
              <w:right w:w="100" w:type="dxa"/>
            </w:tcMar>
          </w:tcPr>
          <w:p w:rsidR="003D345F" w:rsidP="0075352B" w:rsidRDefault="00D576A2" w14:paraId="25B2D804" w14:textId="25AA9E80">
            <w:pPr>
              <w:snapToGrid w:val="0"/>
              <w:spacing w:line="276" w:lineRule="auto"/>
              <w:rPr>
                <w:b w:val="0"/>
                <w:bCs/>
                <w:sz w:val="20"/>
                <w:szCs w:val="20"/>
              </w:rPr>
            </w:pPr>
            <w:r>
              <w:rPr>
                <w:b w:val="0"/>
                <w:bCs/>
                <w:sz w:val="20"/>
                <w:szCs w:val="20"/>
              </w:rPr>
              <w:t>Documento</w:t>
            </w:r>
          </w:p>
        </w:tc>
        <w:tc>
          <w:tcPr>
            <w:tcW w:w="2519" w:type="dxa"/>
            <w:tcMar>
              <w:top w:w="100" w:type="dxa"/>
              <w:left w:w="100" w:type="dxa"/>
              <w:bottom w:w="100" w:type="dxa"/>
              <w:right w:w="100" w:type="dxa"/>
            </w:tcMar>
          </w:tcPr>
          <w:p w:rsidRPr="00B27C54" w:rsidR="003D345F" w:rsidP="0075352B" w:rsidRDefault="00D576A2" w14:paraId="5915CC6C" w14:textId="7D135511">
            <w:pPr>
              <w:snapToGrid w:val="0"/>
              <w:spacing w:line="276" w:lineRule="auto"/>
              <w:rPr>
                <w:b w:val="0"/>
                <w:sz w:val="20"/>
                <w:szCs w:val="20"/>
              </w:rPr>
            </w:pPr>
            <w:hyperlink w:history="1" r:id="rId39">
              <w:r w:rsidRPr="00B27C54">
                <w:rPr>
                  <w:rStyle w:val="Hipervnculo"/>
                  <w:b w:val="0"/>
                  <w:sz w:val="20"/>
                  <w:szCs w:val="20"/>
                </w:rPr>
                <w:t>https://www.mintic.gov.co/arquitecturaempresarial/630/articles-204807_recurso_3.pdf</w:t>
              </w:r>
            </w:hyperlink>
            <w:r w:rsidRPr="00B27C54">
              <w:rPr>
                <w:b w:val="0"/>
                <w:sz w:val="20"/>
                <w:szCs w:val="20"/>
              </w:rPr>
              <w:t xml:space="preserve"> </w:t>
            </w:r>
          </w:p>
        </w:tc>
      </w:tr>
      <w:tr w:rsidRPr="00904AA5" w:rsidR="0059034F" w:rsidTr="3A7CC36F" w14:paraId="56282735" w14:textId="77777777">
        <w:trPr>
          <w:trHeight w:val="182"/>
        </w:trPr>
        <w:tc>
          <w:tcPr>
            <w:tcW w:w="2517" w:type="dxa"/>
            <w:tcMar>
              <w:top w:w="100" w:type="dxa"/>
              <w:left w:w="100" w:type="dxa"/>
              <w:bottom w:w="100" w:type="dxa"/>
              <w:right w:w="100" w:type="dxa"/>
            </w:tcMar>
          </w:tcPr>
          <w:p w:rsidRPr="00B27C54" w:rsidR="0059034F" w:rsidP="00BA059C" w:rsidRDefault="00616207" w14:paraId="39F58B5E" w14:textId="4234EF12">
            <w:pPr>
              <w:pStyle w:val="Prrafodelista"/>
              <w:numPr>
                <w:ilvl w:val="0"/>
                <w:numId w:val="24"/>
              </w:numPr>
              <w:pBdr>
                <w:top w:val="nil"/>
                <w:left w:val="nil"/>
                <w:bottom w:val="nil"/>
                <w:right w:val="nil"/>
                <w:between w:val="nil"/>
              </w:pBdr>
              <w:snapToGrid w:val="0"/>
              <w:ind w:left="360"/>
              <w:rPr>
                <w:b w:val="0"/>
                <w:bCs/>
                <w:sz w:val="20"/>
                <w:szCs w:val="20"/>
              </w:rPr>
            </w:pPr>
            <w:r w:rsidRPr="00B27C54">
              <w:rPr>
                <w:b w:val="0"/>
                <w:color w:val="000000"/>
                <w:sz w:val="20"/>
                <w:szCs w:val="20"/>
              </w:rPr>
              <w:t xml:space="preserve">Requerimientos tecnológicos en el marco de la </w:t>
            </w:r>
            <w:r w:rsidRPr="00B27C54" w:rsidR="00C47B43">
              <w:rPr>
                <w:b w:val="0"/>
                <w:color w:val="000000"/>
                <w:sz w:val="20"/>
                <w:szCs w:val="20"/>
              </w:rPr>
              <w:t>a</w:t>
            </w:r>
            <w:r w:rsidRPr="00B27C54">
              <w:rPr>
                <w:b w:val="0"/>
                <w:color w:val="000000"/>
                <w:sz w:val="20"/>
                <w:szCs w:val="20"/>
              </w:rPr>
              <w:t xml:space="preserve">rquitectura </w:t>
            </w:r>
            <w:r w:rsidRPr="00B27C54" w:rsidR="0057565E">
              <w:rPr>
                <w:b w:val="0"/>
                <w:color w:val="000000"/>
                <w:sz w:val="20"/>
                <w:szCs w:val="20"/>
              </w:rPr>
              <w:t>e</w:t>
            </w:r>
            <w:r w:rsidRPr="00B27C54">
              <w:rPr>
                <w:b w:val="0"/>
                <w:color w:val="000000"/>
                <w:sz w:val="20"/>
                <w:szCs w:val="20"/>
              </w:rPr>
              <w:t>mpresarial y del gobierno de riesgo y cumplimiento</w:t>
            </w:r>
          </w:p>
        </w:tc>
        <w:tc>
          <w:tcPr>
            <w:tcW w:w="2723" w:type="dxa"/>
            <w:tcMar>
              <w:top w:w="100" w:type="dxa"/>
              <w:left w:w="100" w:type="dxa"/>
              <w:bottom w:w="100" w:type="dxa"/>
              <w:right w:w="100" w:type="dxa"/>
            </w:tcMar>
          </w:tcPr>
          <w:p w:rsidRPr="005701EE" w:rsidR="002F7537" w:rsidP="0075352B" w:rsidRDefault="00E91046" w14:paraId="6E6F1927" w14:textId="1F9250F2">
            <w:pPr>
              <w:snapToGrid w:val="0"/>
              <w:spacing w:line="276" w:lineRule="auto"/>
              <w:rPr>
                <w:b w:val="0"/>
                <w:bCs/>
                <w:sz w:val="20"/>
                <w:szCs w:val="20"/>
                <w:lang w:val="en-US"/>
              </w:rPr>
            </w:pPr>
            <w:r>
              <w:rPr>
                <w:b w:val="0"/>
                <w:bCs/>
                <w:sz w:val="20"/>
                <w:szCs w:val="20"/>
              </w:rPr>
              <w:t xml:space="preserve">Ministerio TIC </w:t>
            </w:r>
            <w:r w:rsidRPr="00B8516C" w:rsidR="002F7537">
              <w:rPr>
                <w:b w:val="0"/>
                <w:bCs/>
                <w:sz w:val="20"/>
                <w:szCs w:val="20"/>
              </w:rPr>
              <w:t>Colombia</w:t>
            </w:r>
            <w:r w:rsidR="00D601CC">
              <w:rPr>
                <w:b w:val="0"/>
                <w:bCs/>
                <w:sz w:val="20"/>
                <w:szCs w:val="20"/>
              </w:rPr>
              <w:t>.</w:t>
            </w:r>
            <w:r w:rsidR="00767A60">
              <w:rPr>
                <w:b w:val="0"/>
                <w:bCs/>
                <w:sz w:val="20"/>
                <w:szCs w:val="20"/>
              </w:rPr>
              <w:t xml:space="preserve"> </w:t>
            </w:r>
            <w:r w:rsidRPr="00B8516C" w:rsidR="002F7537">
              <w:rPr>
                <w:b w:val="0"/>
                <w:bCs/>
                <w:sz w:val="20"/>
                <w:szCs w:val="20"/>
              </w:rPr>
              <w:t xml:space="preserve">(2021). </w:t>
            </w:r>
            <w:r w:rsidRPr="00B8516C" w:rsidR="002F7537">
              <w:rPr>
                <w:b w:val="0"/>
                <w:bCs/>
                <w:i/>
                <w:iCs/>
                <w:sz w:val="20"/>
                <w:szCs w:val="20"/>
              </w:rPr>
              <w:t>PETI - Plan estratégico de tecnologías de información</w:t>
            </w:r>
            <w:r w:rsidR="005701EE">
              <w:rPr>
                <w:b w:val="0"/>
                <w:bCs/>
                <w:sz w:val="20"/>
                <w:szCs w:val="20"/>
              </w:rPr>
              <w:t xml:space="preserve"> </w:t>
            </w:r>
            <w:r w:rsidR="0057565E">
              <w:rPr>
                <w:b w:val="0"/>
                <w:bCs/>
                <w:sz w:val="20"/>
                <w:szCs w:val="20"/>
              </w:rPr>
              <w:t>[</w:t>
            </w:r>
            <w:r w:rsidR="005701EE">
              <w:rPr>
                <w:b w:val="0"/>
                <w:bCs/>
                <w:sz w:val="20"/>
                <w:szCs w:val="20"/>
              </w:rPr>
              <w:t>video</w:t>
            </w:r>
            <w:r w:rsidR="0057565E">
              <w:rPr>
                <w:b w:val="0"/>
                <w:bCs/>
                <w:sz w:val="20"/>
                <w:szCs w:val="20"/>
              </w:rPr>
              <w:t>]</w:t>
            </w:r>
            <w:r w:rsidR="005701EE">
              <w:rPr>
                <w:b w:val="0"/>
                <w:bCs/>
                <w:sz w:val="20"/>
                <w:szCs w:val="20"/>
              </w:rPr>
              <w:t>.</w:t>
            </w:r>
            <w:r w:rsidRPr="00B8516C" w:rsidR="002F7537">
              <w:rPr>
                <w:b w:val="0"/>
                <w:bCs/>
                <w:sz w:val="20"/>
                <w:szCs w:val="20"/>
              </w:rPr>
              <w:t xml:space="preserve"> </w:t>
            </w:r>
            <w:r w:rsidRPr="00B8516C" w:rsidR="002F7537">
              <w:rPr>
                <w:b w:val="0"/>
                <w:bCs/>
                <w:sz w:val="20"/>
                <w:szCs w:val="20"/>
                <w:lang w:val="en-US"/>
              </w:rPr>
              <w:t>You</w:t>
            </w:r>
            <w:r w:rsidR="005701EE">
              <w:rPr>
                <w:b w:val="0"/>
                <w:bCs/>
                <w:sz w:val="20"/>
                <w:szCs w:val="20"/>
                <w:lang w:val="en-US"/>
              </w:rPr>
              <w:t>T</w:t>
            </w:r>
            <w:r w:rsidRPr="00B8516C" w:rsidR="002F7537">
              <w:rPr>
                <w:b w:val="0"/>
                <w:bCs/>
                <w:sz w:val="20"/>
                <w:szCs w:val="20"/>
                <w:lang w:val="en-US"/>
              </w:rPr>
              <w:t>ube.</w:t>
            </w:r>
          </w:p>
        </w:tc>
        <w:tc>
          <w:tcPr>
            <w:tcW w:w="2313" w:type="dxa"/>
            <w:tcMar>
              <w:top w:w="100" w:type="dxa"/>
              <w:left w:w="100" w:type="dxa"/>
              <w:bottom w:w="100" w:type="dxa"/>
              <w:right w:w="100" w:type="dxa"/>
            </w:tcMar>
          </w:tcPr>
          <w:p w:rsidRPr="005701EE" w:rsidR="0059034F" w:rsidP="0075352B" w:rsidRDefault="0060360C" w14:paraId="3724E7FA" w14:textId="5777044D">
            <w:pPr>
              <w:snapToGrid w:val="0"/>
              <w:spacing w:line="276" w:lineRule="auto"/>
              <w:rPr>
                <w:b w:val="0"/>
                <w:bCs/>
                <w:sz w:val="20"/>
                <w:szCs w:val="20"/>
              </w:rPr>
            </w:pPr>
            <w:r w:rsidRPr="00B8516C">
              <w:rPr>
                <w:b w:val="0"/>
                <w:bCs/>
                <w:sz w:val="20"/>
                <w:szCs w:val="20"/>
              </w:rPr>
              <w:t>Video</w:t>
            </w:r>
          </w:p>
        </w:tc>
        <w:tc>
          <w:tcPr>
            <w:tcW w:w="2519" w:type="dxa"/>
            <w:tcMar>
              <w:top w:w="100" w:type="dxa"/>
              <w:left w:w="100" w:type="dxa"/>
              <w:bottom w:w="100" w:type="dxa"/>
              <w:right w:w="100" w:type="dxa"/>
            </w:tcMar>
          </w:tcPr>
          <w:p w:rsidRPr="00B27C54" w:rsidR="002F7537" w:rsidP="0075352B" w:rsidRDefault="002316A1" w14:paraId="1DE43093" w14:textId="4B382536">
            <w:pPr>
              <w:snapToGrid w:val="0"/>
              <w:spacing w:line="276" w:lineRule="auto"/>
              <w:rPr>
                <w:b w:val="0"/>
                <w:bCs/>
                <w:sz w:val="20"/>
                <w:szCs w:val="20"/>
              </w:rPr>
            </w:pPr>
            <w:hyperlink w:history="1" r:id="rId40">
              <w:r w:rsidRPr="00B27C54" w:rsidR="002F7537">
                <w:rPr>
                  <w:rStyle w:val="Hipervnculo"/>
                  <w:b w:val="0"/>
                  <w:bCs/>
                  <w:sz w:val="20"/>
                  <w:szCs w:val="20"/>
                </w:rPr>
                <w:t>https://www.youtube.com/watch?v=DfGodTcUK58&amp;ab_channel=MinisterioTICColombia</w:t>
              </w:r>
            </w:hyperlink>
          </w:p>
        </w:tc>
      </w:tr>
    </w:tbl>
    <w:p w:rsidR="0059034F" w:rsidP="0075352B" w:rsidRDefault="0059034F" w14:paraId="3C8240A6" w14:textId="53E0E7E4">
      <w:pPr>
        <w:snapToGrid w:val="0"/>
        <w:rPr>
          <w:sz w:val="20"/>
          <w:szCs w:val="20"/>
        </w:rPr>
      </w:pPr>
    </w:p>
    <w:p w:rsidRPr="0086353E" w:rsidR="00DD1B16" w:rsidP="0075352B" w:rsidRDefault="00DD1B16" w14:paraId="762CFF8D" w14:textId="77777777">
      <w:pPr>
        <w:snapToGrid w:val="0"/>
        <w:rPr>
          <w:sz w:val="20"/>
          <w:szCs w:val="20"/>
        </w:rPr>
      </w:pPr>
    </w:p>
    <w:p w:rsidRPr="00904AA5" w:rsidR="0059034F" w:rsidP="00BA059C" w:rsidRDefault="00D55C84" w14:paraId="7EEC97D5" w14:textId="01692F2B">
      <w:pPr>
        <w:numPr>
          <w:ilvl w:val="0"/>
          <w:numId w:val="8"/>
        </w:numPr>
        <w:pBdr>
          <w:top w:val="nil"/>
          <w:left w:val="nil"/>
          <w:bottom w:val="nil"/>
          <w:right w:val="nil"/>
          <w:between w:val="nil"/>
        </w:pBdr>
        <w:snapToGrid w:val="0"/>
        <w:ind w:left="284" w:hanging="284"/>
        <w:jc w:val="both"/>
        <w:rPr>
          <w:b/>
          <w:color w:val="000000"/>
          <w:sz w:val="20"/>
          <w:szCs w:val="20"/>
        </w:rPr>
      </w:pPr>
      <w:r w:rsidRPr="00904AA5">
        <w:rPr>
          <w:b/>
          <w:color w:val="000000"/>
          <w:sz w:val="20"/>
          <w:szCs w:val="20"/>
        </w:rPr>
        <w:t>GLOSARIO</w:t>
      </w:r>
    </w:p>
    <w:p w:rsidRPr="00904AA5" w:rsidR="0059034F" w:rsidP="0075352B" w:rsidRDefault="0059034F" w14:paraId="1F9A2AA4" w14:textId="77777777">
      <w:pPr>
        <w:pBdr>
          <w:top w:val="nil"/>
          <w:left w:val="nil"/>
          <w:bottom w:val="nil"/>
          <w:right w:val="nil"/>
          <w:between w:val="nil"/>
        </w:pBdr>
        <w:snapToGrid w:val="0"/>
        <w:ind w:left="426"/>
        <w:jc w:val="both"/>
        <w:rPr>
          <w:color w:val="000000"/>
          <w:sz w:val="20"/>
          <w:szCs w:val="20"/>
        </w:rPr>
      </w:pPr>
    </w:p>
    <w:tbl>
      <w:tblPr>
        <w:tblStyle w:val="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904AA5" w:rsidR="0059034F" w14:paraId="6E8DA0AD" w14:textId="77777777">
        <w:trPr>
          <w:trHeight w:val="214"/>
        </w:trPr>
        <w:tc>
          <w:tcPr>
            <w:tcW w:w="2122" w:type="dxa"/>
            <w:shd w:val="clear" w:color="auto" w:fill="F9CB9C"/>
            <w:tcMar>
              <w:top w:w="100" w:type="dxa"/>
              <w:left w:w="100" w:type="dxa"/>
              <w:bottom w:w="100" w:type="dxa"/>
              <w:right w:w="100" w:type="dxa"/>
            </w:tcMar>
          </w:tcPr>
          <w:p w:rsidRPr="00904AA5" w:rsidR="0059034F" w:rsidP="0075352B" w:rsidRDefault="00D55C84" w14:paraId="78628BF9" w14:textId="77777777">
            <w:pPr>
              <w:snapToGrid w:val="0"/>
              <w:spacing w:line="276" w:lineRule="auto"/>
              <w:jc w:val="center"/>
              <w:rPr>
                <w:color w:val="000000"/>
                <w:sz w:val="20"/>
                <w:szCs w:val="20"/>
              </w:rPr>
            </w:pPr>
            <w:r w:rsidRPr="00904AA5">
              <w:rPr>
                <w:sz w:val="20"/>
                <w:szCs w:val="20"/>
              </w:rPr>
              <w:t>TÉRMINO</w:t>
            </w:r>
          </w:p>
        </w:tc>
        <w:tc>
          <w:tcPr>
            <w:tcW w:w="7840" w:type="dxa"/>
            <w:shd w:val="clear" w:color="auto" w:fill="F9CB9C"/>
            <w:tcMar>
              <w:top w:w="100" w:type="dxa"/>
              <w:left w:w="100" w:type="dxa"/>
              <w:bottom w:w="100" w:type="dxa"/>
              <w:right w:w="100" w:type="dxa"/>
            </w:tcMar>
          </w:tcPr>
          <w:p w:rsidRPr="00904AA5" w:rsidR="0059034F" w:rsidP="0075352B" w:rsidRDefault="00D55C84" w14:paraId="77A0CAB6" w14:textId="77777777">
            <w:pPr>
              <w:snapToGrid w:val="0"/>
              <w:spacing w:line="276" w:lineRule="auto"/>
              <w:jc w:val="center"/>
              <w:rPr>
                <w:color w:val="000000"/>
                <w:sz w:val="20"/>
                <w:szCs w:val="20"/>
              </w:rPr>
            </w:pPr>
            <w:r w:rsidRPr="00904AA5">
              <w:rPr>
                <w:color w:val="000000"/>
                <w:sz w:val="20"/>
                <w:szCs w:val="20"/>
              </w:rPr>
              <w:t>SIGNIFICADO</w:t>
            </w:r>
          </w:p>
        </w:tc>
      </w:tr>
      <w:tr w:rsidRPr="00904AA5" w:rsidR="00CD4850" w14:paraId="5BE8EA48" w14:textId="77777777">
        <w:trPr>
          <w:trHeight w:val="253"/>
        </w:trPr>
        <w:tc>
          <w:tcPr>
            <w:tcW w:w="2122" w:type="dxa"/>
            <w:tcMar>
              <w:top w:w="100" w:type="dxa"/>
              <w:left w:w="100" w:type="dxa"/>
              <w:bottom w:w="100" w:type="dxa"/>
              <w:right w:w="100" w:type="dxa"/>
            </w:tcMar>
          </w:tcPr>
          <w:p w:rsidRPr="00881375" w:rsidR="00CD4850" w:rsidP="0075352B" w:rsidRDefault="00985889" w14:paraId="4A59F0BA" w14:textId="3B432BBC">
            <w:pPr>
              <w:snapToGrid w:val="0"/>
              <w:spacing w:line="276" w:lineRule="auto"/>
              <w:rPr>
                <w:bCs/>
                <w:sz w:val="20"/>
                <w:szCs w:val="20"/>
              </w:rPr>
            </w:pPr>
            <w:r w:rsidRPr="00DD1B16">
              <w:rPr>
                <w:rFonts w:eastAsia="Times New Roman"/>
                <w:bCs/>
                <w:sz w:val="20"/>
                <w:szCs w:val="20"/>
              </w:rPr>
              <w:t>Catálogo</w:t>
            </w:r>
          </w:p>
        </w:tc>
        <w:tc>
          <w:tcPr>
            <w:tcW w:w="7840" w:type="dxa"/>
            <w:tcMar>
              <w:top w:w="100" w:type="dxa"/>
              <w:left w:w="100" w:type="dxa"/>
              <w:bottom w:w="100" w:type="dxa"/>
              <w:right w:w="100" w:type="dxa"/>
            </w:tcMar>
          </w:tcPr>
          <w:p w:rsidRPr="009724C3" w:rsidR="00CD4850" w:rsidP="0075352B" w:rsidRDefault="00DD1B16" w14:paraId="7774EE5A" w14:textId="1AF19E19">
            <w:pPr>
              <w:snapToGrid w:val="0"/>
              <w:spacing w:line="276" w:lineRule="auto"/>
              <w:rPr>
                <w:b w:val="0"/>
                <w:sz w:val="20"/>
                <w:szCs w:val="20"/>
              </w:rPr>
            </w:pPr>
            <w:r>
              <w:rPr>
                <w:b w:val="0"/>
                <w:sz w:val="20"/>
                <w:szCs w:val="20"/>
              </w:rPr>
              <w:t>R</w:t>
            </w:r>
            <w:r w:rsidRPr="00B8516C" w:rsidR="000F7CD9">
              <w:rPr>
                <w:b w:val="0"/>
                <w:sz w:val="20"/>
                <w:szCs w:val="20"/>
              </w:rPr>
              <w:t>elación ordenada de ciertos datos de interés.</w:t>
            </w:r>
          </w:p>
        </w:tc>
      </w:tr>
      <w:tr w:rsidRPr="00904AA5" w:rsidR="00CD4850" w14:paraId="1FC7A2C7" w14:textId="77777777">
        <w:trPr>
          <w:trHeight w:val="253"/>
        </w:trPr>
        <w:tc>
          <w:tcPr>
            <w:tcW w:w="2122" w:type="dxa"/>
            <w:tcMar>
              <w:top w:w="100" w:type="dxa"/>
              <w:left w:w="100" w:type="dxa"/>
              <w:bottom w:w="100" w:type="dxa"/>
              <w:right w:w="100" w:type="dxa"/>
            </w:tcMar>
          </w:tcPr>
          <w:p w:rsidRPr="00881375" w:rsidR="00CD4850" w:rsidP="0075352B" w:rsidRDefault="00616207" w14:paraId="1170A21A" w14:textId="424AD902">
            <w:pPr>
              <w:snapToGrid w:val="0"/>
              <w:spacing w:line="276" w:lineRule="auto"/>
              <w:rPr>
                <w:bCs/>
                <w:sz w:val="20"/>
                <w:szCs w:val="20"/>
              </w:rPr>
            </w:pPr>
            <w:r w:rsidRPr="00DD1B16">
              <w:rPr>
                <w:bCs/>
                <w:sz w:val="20"/>
                <w:szCs w:val="20"/>
              </w:rPr>
              <w:t>Diseño</w:t>
            </w:r>
          </w:p>
        </w:tc>
        <w:tc>
          <w:tcPr>
            <w:tcW w:w="7840" w:type="dxa"/>
            <w:tcMar>
              <w:top w:w="100" w:type="dxa"/>
              <w:left w:w="100" w:type="dxa"/>
              <w:bottom w:w="100" w:type="dxa"/>
              <w:right w:w="100" w:type="dxa"/>
            </w:tcMar>
          </w:tcPr>
          <w:p w:rsidRPr="009724C3" w:rsidR="00616207" w:rsidP="0075352B" w:rsidRDefault="00DD1B16" w14:paraId="29078009" w14:textId="4C73F6D8">
            <w:pPr>
              <w:snapToGrid w:val="0"/>
              <w:spacing w:line="276" w:lineRule="auto"/>
              <w:rPr>
                <w:b w:val="0"/>
                <w:sz w:val="20"/>
                <w:szCs w:val="20"/>
              </w:rPr>
            </w:pPr>
            <w:r>
              <w:rPr>
                <w:b w:val="0"/>
                <w:sz w:val="20"/>
                <w:szCs w:val="20"/>
              </w:rPr>
              <w:t>A</w:t>
            </w:r>
            <w:r w:rsidRPr="00B8516C" w:rsidR="00616207">
              <w:rPr>
                <w:b w:val="0"/>
                <w:sz w:val="20"/>
                <w:szCs w:val="20"/>
              </w:rPr>
              <w:t>ctividad creativa que proyecta objetos útiles.</w:t>
            </w:r>
          </w:p>
        </w:tc>
      </w:tr>
      <w:tr w:rsidRPr="00904AA5" w:rsidR="00CD4850" w:rsidTr="00B27C54" w14:paraId="097897FB" w14:textId="77777777">
        <w:trPr>
          <w:trHeight w:val="276"/>
        </w:trPr>
        <w:tc>
          <w:tcPr>
            <w:tcW w:w="2122" w:type="dxa"/>
            <w:tcMar>
              <w:top w:w="100" w:type="dxa"/>
              <w:left w:w="100" w:type="dxa"/>
              <w:bottom w:w="100" w:type="dxa"/>
              <w:right w:w="100" w:type="dxa"/>
            </w:tcMar>
          </w:tcPr>
          <w:p w:rsidRPr="00881375" w:rsidR="00CD4850" w:rsidP="0075352B" w:rsidRDefault="00616207" w14:paraId="2A85879D" w14:textId="17D1A37F">
            <w:pPr>
              <w:snapToGrid w:val="0"/>
              <w:spacing w:line="276" w:lineRule="auto"/>
              <w:rPr>
                <w:bCs/>
                <w:sz w:val="20"/>
                <w:szCs w:val="20"/>
              </w:rPr>
            </w:pPr>
            <w:r w:rsidRPr="00DD1B16">
              <w:rPr>
                <w:bCs/>
                <w:sz w:val="20"/>
                <w:szCs w:val="20"/>
              </w:rPr>
              <w:t>Plantilla</w:t>
            </w:r>
          </w:p>
        </w:tc>
        <w:tc>
          <w:tcPr>
            <w:tcW w:w="7840" w:type="dxa"/>
            <w:tcMar>
              <w:top w:w="100" w:type="dxa"/>
              <w:left w:w="100" w:type="dxa"/>
              <w:bottom w:w="100" w:type="dxa"/>
              <w:right w:w="100" w:type="dxa"/>
            </w:tcMar>
          </w:tcPr>
          <w:p w:rsidRPr="009724C3" w:rsidR="00CD4850" w:rsidP="0075352B" w:rsidRDefault="00DD1B16" w14:paraId="5FB04CA1" w14:textId="45B5B0A8">
            <w:pPr>
              <w:snapToGrid w:val="0"/>
              <w:spacing w:line="276" w:lineRule="auto"/>
              <w:rPr>
                <w:b w:val="0"/>
                <w:sz w:val="20"/>
                <w:szCs w:val="20"/>
              </w:rPr>
            </w:pPr>
            <w:r>
              <w:rPr>
                <w:b w:val="0"/>
                <w:sz w:val="20"/>
                <w:szCs w:val="20"/>
              </w:rPr>
              <w:t>P</w:t>
            </w:r>
            <w:r w:rsidRPr="00B8516C" w:rsidR="00616207">
              <w:rPr>
                <w:b w:val="0"/>
                <w:sz w:val="20"/>
                <w:szCs w:val="20"/>
              </w:rPr>
              <w:t xml:space="preserve">ieza que sirve </w:t>
            </w:r>
            <w:r>
              <w:rPr>
                <w:b w:val="0"/>
                <w:sz w:val="20"/>
                <w:szCs w:val="20"/>
              </w:rPr>
              <w:t>de</w:t>
            </w:r>
            <w:r w:rsidRPr="00B8516C" w:rsidR="00616207">
              <w:rPr>
                <w:b w:val="0"/>
                <w:sz w:val="20"/>
                <w:szCs w:val="20"/>
              </w:rPr>
              <w:t xml:space="preserve"> modelo o guía para ejecutar algo.</w:t>
            </w:r>
          </w:p>
        </w:tc>
      </w:tr>
      <w:tr w:rsidRPr="00904AA5" w:rsidR="00CD4850" w14:paraId="360A9FEC" w14:textId="77777777">
        <w:trPr>
          <w:trHeight w:val="253"/>
        </w:trPr>
        <w:tc>
          <w:tcPr>
            <w:tcW w:w="2122" w:type="dxa"/>
            <w:tcMar>
              <w:top w:w="100" w:type="dxa"/>
              <w:left w:w="100" w:type="dxa"/>
              <w:bottom w:w="100" w:type="dxa"/>
              <w:right w:w="100" w:type="dxa"/>
            </w:tcMar>
          </w:tcPr>
          <w:p w:rsidRPr="00881375" w:rsidR="00616207" w:rsidP="0075352B" w:rsidRDefault="00616207" w14:paraId="5FD5EE74" w14:textId="664706D4">
            <w:pPr>
              <w:snapToGrid w:val="0"/>
              <w:spacing w:line="276" w:lineRule="auto"/>
              <w:rPr>
                <w:bCs/>
                <w:sz w:val="20"/>
                <w:szCs w:val="20"/>
              </w:rPr>
            </w:pPr>
            <w:r w:rsidRPr="00DD1B16">
              <w:rPr>
                <w:bCs/>
                <w:sz w:val="20"/>
                <w:szCs w:val="20"/>
              </w:rPr>
              <w:t>Servicio</w:t>
            </w:r>
          </w:p>
        </w:tc>
        <w:tc>
          <w:tcPr>
            <w:tcW w:w="7840" w:type="dxa"/>
            <w:tcMar>
              <w:top w:w="100" w:type="dxa"/>
              <w:left w:w="100" w:type="dxa"/>
              <w:bottom w:w="100" w:type="dxa"/>
              <w:right w:w="100" w:type="dxa"/>
            </w:tcMar>
          </w:tcPr>
          <w:p w:rsidRPr="009724C3" w:rsidR="00616207" w:rsidP="0075352B" w:rsidRDefault="00DD1B16" w14:paraId="2D29C22A" w14:textId="4DDDDF23">
            <w:pPr>
              <w:snapToGrid w:val="0"/>
              <w:spacing w:line="276" w:lineRule="auto"/>
              <w:rPr>
                <w:b w:val="0"/>
                <w:sz w:val="20"/>
                <w:szCs w:val="20"/>
              </w:rPr>
            </w:pPr>
            <w:r>
              <w:rPr>
                <w:b w:val="0"/>
                <w:sz w:val="20"/>
                <w:szCs w:val="20"/>
              </w:rPr>
              <w:t>U</w:t>
            </w:r>
            <w:r w:rsidRPr="00B8516C" w:rsidR="00616207">
              <w:rPr>
                <w:b w:val="0"/>
                <w:sz w:val="20"/>
                <w:szCs w:val="20"/>
              </w:rPr>
              <w:t>ti</w:t>
            </w:r>
            <w:r w:rsidR="00616207">
              <w:rPr>
                <w:b w:val="0"/>
                <w:sz w:val="20"/>
                <w:szCs w:val="20"/>
              </w:rPr>
              <w:t xml:space="preserve">lidad que desempeña una cosa o </w:t>
            </w:r>
            <w:r w:rsidRPr="00B8516C" w:rsidR="00616207">
              <w:rPr>
                <w:b w:val="0"/>
                <w:sz w:val="20"/>
                <w:szCs w:val="20"/>
              </w:rPr>
              <w:t>producto.</w:t>
            </w:r>
          </w:p>
        </w:tc>
      </w:tr>
    </w:tbl>
    <w:p w:rsidR="0059034F" w:rsidP="0075352B" w:rsidRDefault="0059034F" w14:paraId="7EC9ADB1" w14:textId="63866C0A">
      <w:pPr>
        <w:snapToGrid w:val="0"/>
        <w:rPr>
          <w:sz w:val="20"/>
          <w:szCs w:val="20"/>
        </w:rPr>
      </w:pPr>
    </w:p>
    <w:p w:rsidRPr="0086353E" w:rsidR="00B27C54" w:rsidP="0075352B" w:rsidRDefault="00B27C54" w14:paraId="36EBB491" w14:textId="77777777">
      <w:pPr>
        <w:snapToGrid w:val="0"/>
        <w:rPr>
          <w:sz w:val="20"/>
          <w:szCs w:val="20"/>
        </w:rPr>
      </w:pPr>
    </w:p>
    <w:p w:rsidRPr="00904AA5" w:rsidR="0059034F" w:rsidP="00BA059C" w:rsidRDefault="00D55C84" w14:paraId="1A194EF2" w14:textId="53C61FAD">
      <w:pPr>
        <w:numPr>
          <w:ilvl w:val="0"/>
          <w:numId w:val="8"/>
        </w:numPr>
        <w:pBdr>
          <w:top w:val="nil"/>
          <w:left w:val="nil"/>
          <w:bottom w:val="nil"/>
          <w:right w:val="nil"/>
          <w:between w:val="nil"/>
        </w:pBdr>
        <w:snapToGrid w:val="0"/>
        <w:ind w:left="284" w:hanging="284"/>
        <w:jc w:val="both"/>
        <w:rPr>
          <w:b/>
          <w:color w:val="000000"/>
          <w:sz w:val="20"/>
          <w:szCs w:val="20"/>
        </w:rPr>
      </w:pPr>
      <w:r w:rsidRPr="00904AA5">
        <w:rPr>
          <w:b/>
          <w:color w:val="000000"/>
          <w:sz w:val="20"/>
          <w:szCs w:val="20"/>
        </w:rPr>
        <w:t>REFERENCIAS BIBLIOGRÁFICAS</w:t>
      </w:r>
    </w:p>
    <w:p w:rsidRPr="00904AA5" w:rsidR="002F7537" w:rsidP="0075352B" w:rsidRDefault="002F7537" w14:paraId="7B1CB21D" w14:textId="77777777">
      <w:pPr>
        <w:snapToGrid w:val="0"/>
        <w:rPr>
          <w:sz w:val="20"/>
          <w:szCs w:val="20"/>
        </w:rPr>
      </w:pPr>
    </w:p>
    <w:p w:rsidR="004E0D7D" w:rsidP="0075352B" w:rsidRDefault="001D66BE" w14:paraId="2A933580" w14:textId="5BC17D5C">
      <w:pPr>
        <w:snapToGrid w:val="0"/>
        <w:rPr>
          <w:bCs/>
          <w:sz w:val="20"/>
          <w:szCs w:val="20"/>
        </w:rPr>
      </w:pPr>
      <w:r w:rsidRPr="00904AA5">
        <w:rPr>
          <w:sz w:val="20"/>
          <w:szCs w:val="20"/>
        </w:rPr>
        <w:t>M</w:t>
      </w:r>
      <w:r w:rsidR="00320D47">
        <w:rPr>
          <w:sz w:val="20"/>
          <w:szCs w:val="20"/>
        </w:rPr>
        <w:t>in</w:t>
      </w:r>
      <w:r w:rsidR="00AC7099">
        <w:rPr>
          <w:sz w:val="20"/>
          <w:szCs w:val="20"/>
        </w:rPr>
        <w:t>isterio de Tecnologías de la Información y las Comunicaciones</w:t>
      </w:r>
      <w:r w:rsidRPr="00904AA5">
        <w:rPr>
          <w:sz w:val="20"/>
          <w:szCs w:val="20"/>
        </w:rPr>
        <w:t xml:space="preserve">. </w:t>
      </w:r>
      <w:r w:rsidRPr="00904AA5" w:rsidR="005D2533">
        <w:rPr>
          <w:sz w:val="20"/>
          <w:szCs w:val="20"/>
        </w:rPr>
        <w:t>(202</w:t>
      </w:r>
      <w:r w:rsidR="00AC7099">
        <w:rPr>
          <w:sz w:val="20"/>
          <w:szCs w:val="20"/>
        </w:rPr>
        <w:t>3</w:t>
      </w:r>
      <w:r w:rsidRPr="00904AA5" w:rsidR="005D2533">
        <w:rPr>
          <w:sz w:val="20"/>
          <w:szCs w:val="20"/>
        </w:rPr>
        <w:t>).</w:t>
      </w:r>
      <w:r w:rsidRPr="00904AA5">
        <w:rPr>
          <w:bCs/>
          <w:sz w:val="20"/>
          <w:szCs w:val="20"/>
        </w:rPr>
        <w:t xml:space="preserve"> </w:t>
      </w:r>
      <w:r w:rsidRPr="00881375" w:rsidR="00AC7099">
        <w:rPr>
          <w:bCs/>
          <w:i/>
          <w:sz w:val="20"/>
          <w:szCs w:val="20"/>
        </w:rPr>
        <w:t xml:space="preserve">Guía general </w:t>
      </w:r>
      <w:r w:rsidRPr="002316A1" w:rsidR="00AC7099">
        <w:rPr>
          <w:bCs/>
          <w:i/>
          <w:sz w:val="20"/>
          <w:szCs w:val="20"/>
        </w:rPr>
        <w:t xml:space="preserve">MAE.G.PA </w:t>
      </w:r>
      <w:r w:rsidR="00AC7099">
        <w:rPr>
          <w:bCs/>
          <w:sz w:val="20"/>
          <w:szCs w:val="20"/>
        </w:rPr>
        <w:t>-</w:t>
      </w:r>
      <w:r w:rsidR="00AC7099">
        <w:rPr>
          <w:bCs/>
          <w:i/>
          <w:sz w:val="20"/>
          <w:szCs w:val="20"/>
        </w:rPr>
        <w:t xml:space="preserve"> P</w:t>
      </w:r>
      <w:r w:rsidRPr="00881375">
        <w:rPr>
          <w:bCs/>
          <w:i/>
          <w:sz w:val="20"/>
          <w:szCs w:val="20"/>
        </w:rPr>
        <w:t xml:space="preserve">roceso de </w:t>
      </w:r>
      <w:r w:rsidRPr="00881375" w:rsidR="00320D47">
        <w:rPr>
          <w:bCs/>
          <w:i/>
          <w:sz w:val="20"/>
          <w:szCs w:val="20"/>
        </w:rPr>
        <w:t>arquitectura empresarial</w:t>
      </w:r>
      <w:r w:rsidRPr="00881375">
        <w:rPr>
          <w:bCs/>
          <w:i/>
          <w:sz w:val="20"/>
          <w:szCs w:val="20"/>
        </w:rPr>
        <w:t>.</w:t>
      </w:r>
      <w:r w:rsidR="00E117D7">
        <w:rPr>
          <w:sz w:val="20"/>
          <w:szCs w:val="20"/>
        </w:rPr>
        <w:t xml:space="preserve"> </w:t>
      </w:r>
      <w:hyperlink w:history="1" r:id="rId41">
        <w:r w:rsidRPr="00174E0C" w:rsidR="00AC7099">
          <w:rPr>
            <w:rStyle w:val="Hipervnculo"/>
            <w:sz w:val="20"/>
            <w:szCs w:val="20"/>
          </w:rPr>
          <w:t>https://www.mintic.gov.co/arquitecturaempresarial/630/articles-237652_recurso_1.pdf</w:t>
        </w:r>
      </w:hyperlink>
      <w:r w:rsidR="00AC7099">
        <w:rPr>
          <w:sz w:val="20"/>
          <w:szCs w:val="20"/>
        </w:rPr>
        <w:t xml:space="preserve"> </w:t>
      </w:r>
      <w:r w:rsidRPr="004E0D7D" w:rsidR="004E0D7D">
        <w:rPr>
          <w:bCs/>
          <w:sz w:val="20"/>
          <w:szCs w:val="20"/>
        </w:rPr>
        <w:t xml:space="preserve"> </w:t>
      </w:r>
    </w:p>
    <w:p w:rsidR="00B27C54" w:rsidP="0075352B" w:rsidRDefault="00B27C54" w14:paraId="28F311CF" w14:textId="77777777">
      <w:pPr>
        <w:snapToGrid w:val="0"/>
        <w:rPr>
          <w:bCs/>
          <w:sz w:val="20"/>
          <w:szCs w:val="20"/>
        </w:rPr>
      </w:pPr>
    </w:p>
    <w:p w:rsidR="004E0D7D" w:rsidP="0075352B" w:rsidRDefault="004E0D7D" w14:paraId="0042C305" w14:textId="7C543637">
      <w:pPr>
        <w:snapToGrid w:val="0"/>
        <w:rPr>
          <w:rStyle w:val="Hipervnculo"/>
          <w:bCs/>
          <w:sz w:val="20"/>
          <w:szCs w:val="20"/>
          <w:lang w:val="en-US"/>
        </w:rPr>
      </w:pPr>
      <w:r w:rsidRPr="00E4654B">
        <w:rPr>
          <w:bCs/>
          <w:sz w:val="20"/>
          <w:szCs w:val="20"/>
        </w:rPr>
        <w:t xml:space="preserve">Ministerio TIC Colombia. (2021). </w:t>
      </w:r>
      <w:r w:rsidRPr="00E4654B">
        <w:rPr>
          <w:bCs/>
          <w:i/>
          <w:iCs/>
          <w:sz w:val="20"/>
          <w:szCs w:val="20"/>
        </w:rPr>
        <w:t>PETI - Plan estratégico de tecnologías de información</w:t>
      </w:r>
      <w:r w:rsidRPr="00E4654B">
        <w:rPr>
          <w:bCs/>
          <w:sz w:val="20"/>
          <w:szCs w:val="20"/>
        </w:rPr>
        <w:t xml:space="preserve"> [video]. </w:t>
      </w:r>
      <w:r w:rsidRPr="00E4654B">
        <w:rPr>
          <w:bCs/>
          <w:sz w:val="20"/>
          <w:szCs w:val="20"/>
          <w:lang w:val="en-US"/>
        </w:rPr>
        <w:t xml:space="preserve">YouTube. </w:t>
      </w:r>
      <w:hyperlink w:history="1" r:id="rId42">
        <w:r w:rsidRPr="00E4654B">
          <w:rPr>
            <w:rStyle w:val="Hipervnculo"/>
            <w:bCs/>
            <w:sz w:val="20"/>
            <w:szCs w:val="20"/>
            <w:lang w:val="en-US"/>
          </w:rPr>
          <w:t>https://www.youtube.com/watch?v=DfGodTcUK58&amp;ab_channel=MinisterioTICColombia</w:t>
        </w:r>
      </w:hyperlink>
    </w:p>
    <w:p w:rsidRPr="00E4654B" w:rsidR="00B27C54" w:rsidP="0075352B" w:rsidRDefault="00B27C54" w14:paraId="45B0D836" w14:textId="77777777">
      <w:pPr>
        <w:snapToGrid w:val="0"/>
        <w:rPr>
          <w:rStyle w:val="Hipervnculo"/>
          <w:bCs/>
          <w:sz w:val="20"/>
          <w:szCs w:val="20"/>
          <w:lang w:val="en-US"/>
        </w:rPr>
      </w:pPr>
    </w:p>
    <w:p w:rsidRPr="002316A1" w:rsidR="004E0D7D" w:rsidP="0075352B" w:rsidRDefault="004E0D7D" w14:paraId="04E2B913" w14:textId="77777777">
      <w:pPr>
        <w:snapToGrid w:val="0"/>
        <w:rPr>
          <w:sz w:val="20"/>
          <w:szCs w:val="20"/>
        </w:rPr>
      </w:pPr>
      <w:r>
        <w:rPr>
          <w:sz w:val="20"/>
          <w:szCs w:val="20"/>
        </w:rPr>
        <w:t>SEFOET Fortalecimiento Empresarial</w:t>
      </w:r>
      <w:r w:rsidRPr="004B321B">
        <w:rPr>
          <w:sz w:val="20"/>
          <w:szCs w:val="20"/>
        </w:rPr>
        <w:t xml:space="preserve">. (2021). </w:t>
      </w:r>
      <w:r w:rsidRPr="004B321B">
        <w:rPr>
          <w:i/>
          <w:sz w:val="20"/>
          <w:szCs w:val="20"/>
        </w:rPr>
        <w:t>Análisis de brechas</w:t>
      </w:r>
      <w:r w:rsidRPr="004B321B">
        <w:rPr>
          <w:sz w:val="20"/>
          <w:szCs w:val="20"/>
        </w:rPr>
        <w:t xml:space="preserve">. </w:t>
      </w:r>
      <w:r w:rsidRPr="004B321B">
        <w:rPr>
          <w:bCs/>
          <w:sz w:val="20"/>
          <w:szCs w:val="20"/>
        </w:rPr>
        <w:t xml:space="preserve">[video]. </w:t>
      </w:r>
      <w:r w:rsidRPr="004B321B">
        <w:rPr>
          <w:bCs/>
          <w:sz w:val="20"/>
          <w:szCs w:val="20"/>
          <w:lang w:val="en-US"/>
        </w:rPr>
        <w:t xml:space="preserve">YouTube. </w:t>
      </w:r>
      <w:hyperlink w:history="1" r:id="rId43">
        <w:r w:rsidRPr="002316A1">
          <w:rPr>
            <w:rStyle w:val="Hipervnculo"/>
            <w:sz w:val="20"/>
            <w:szCs w:val="20"/>
          </w:rPr>
          <w:t>https://www.youtube.com/watch?v=GLaJ_4Hlb8w&amp;ab_channel=SEFOETFortalecimientoEmpresarial</w:t>
        </w:r>
      </w:hyperlink>
    </w:p>
    <w:p w:rsidR="005D2533" w:rsidP="0075352B" w:rsidRDefault="005D2533" w14:paraId="1EB3031D" w14:textId="4356431A">
      <w:pPr>
        <w:snapToGrid w:val="0"/>
        <w:rPr>
          <w:sz w:val="20"/>
          <w:szCs w:val="20"/>
        </w:rPr>
      </w:pPr>
    </w:p>
    <w:p w:rsidRPr="0086353E" w:rsidR="00B27C54" w:rsidP="0075352B" w:rsidRDefault="00B27C54" w14:paraId="5F5919F4" w14:textId="77777777">
      <w:pPr>
        <w:snapToGrid w:val="0"/>
        <w:rPr>
          <w:sz w:val="20"/>
          <w:szCs w:val="20"/>
        </w:rPr>
      </w:pPr>
    </w:p>
    <w:p w:rsidRPr="00904AA5" w:rsidR="0059034F" w:rsidP="00BA059C" w:rsidRDefault="00D55C84" w14:paraId="3AD6E1DF" w14:textId="77777777">
      <w:pPr>
        <w:numPr>
          <w:ilvl w:val="0"/>
          <w:numId w:val="8"/>
        </w:numPr>
        <w:pBdr>
          <w:top w:val="nil"/>
          <w:left w:val="nil"/>
          <w:bottom w:val="nil"/>
          <w:right w:val="nil"/>
          <w:between w:val="nil"/>
        </w:pBdr>
        <w:snapToGrid w:val="0"/>
        <w:ind w:left="284" w:hanging="284"/>
        <w:jc w:val="both"/>
        <w:rPr>
          <w:b/>
          <w:color w:val="000000"/>
          <w:sz w:val="20"/>
          <w:szCs w:val="20"/>
        </w:rPr>
      </w:pPr>
      <w:r w:rsidRPr="00904AA5">
        <w:rPr>
          <w:b/>
          <w:color w:val="000000"/>
          <w:sz w:val="20"/>
          <w:szCs w:val="20"/>
        </w:rPr>
        <w:t>CONTROL DEL DOCUMENTO</w:t>
      </w:r>
    </w:p>
    <w:p w:rsidRPr="00904AA5" w:rsidR="0059034F" w:rsidP="0075352B" w:rsidRDefault="0059034F" w14:paraId="60A407D8" w14:textId="77777777">
      <w:pPr>
        <w:snapToGrid w:val="0"/>
        <w:jc w:val="both"/>
        <w:rPr>
          <w:b/>
          <w:sz w:val="20"/>
          <w:szCs w:val="20"/>
        </w:rPr>
      </w:pPr>
    </w:p>
    <w:tbl>
      <w:tblPr>
        <w:tblStyle w:val="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904AA5" w:rsidR="0059034F" w:rsidTr="000B6E69" w14:paraId="2FDCA424" w14:textId="77777777">
        <w:tc>
          <w:tcPr>
            <w:tcW w:w="1272" w:type="dxa"/>
            <w:tcBorders>
              <w:top w:val="nil"/>
              <w:left w:val="nil"/>
            </w:tcBorders>
            <w:shd w:val="clear" w:color="auto" w:fill="auto"/>
          </w:tcPr>
          <w:p w:rsidRPr="00904AA5" w:rsidR="0059034F" w:rsidP="0075352B" w:rsidRDefault="0059034F" w14:paraId="0FCDCF86" w14:textId="77777777">
            <w:pPr>
              <w:snapToGrid w:val="0"/>
              <w:spacing w:line="276" w:lineRule="auto"/>
              <w:jc w:val="both"/>
              <w:rPr>
                <w:sz w:val="20"/>
                <w:szCs w:val="20"/>
              </w:rPr>
            </w:pPr>
          </w:p>
        </w:tc>
        <w:tc>
          <w:tcPr>
            <w:tcW w:w="1991" w:type="dxa"/>
            <w:vAlign w:val="center"/>
          </w:tcPr>
          <w:p w:rsidRPr="00904AA5" w:rsidR="0059034F" w:rsidP="0075352B" w:rsidRDefault="00D55C84" w14:paraId="659F0A4A" w14:textId="77777777">
            <w:pPr>
              <w:snapToGrid w:val="0"/>
              <w:spacing w:line="276" w:lineRule="auto"/>
              <w:rPr>
                <w:sz w:val="20"/>
                <w:szCs w:val="20"/>
              </w:rPr>
            </w:pPr>
            <w:r w:rsidRPr="00904AA5">
              <w:rPr>
                <w:sz w:val="20"/>
                <w:szCs w:val="20"/>
              </w:rPr>
              <w:t>Nombre</w:t>
            </w:r>
          </w:p>
        </w:tc>
        <w:tc>
          <w:tcPr>
            <w:tcW w:w="1559" w:type="dxa"/>
            <w:vAlign w:val="center"/>
          </w:tcPr>
          <w:p w:rsidRPr="00904AA5" w:rsidR="0059034F" w:rsidP="0075352B" w:rsidRDefault="00D55C84" w14:paraId="215AA515" w14:textId="77777777">
            <w:pPr>
              <w:snapToGrid w:val="0"/>
              <w:spacing w:line="276" w:lineRule="auto"/>
              <w:rPr>
                <w:sz w:val="20"/>
                <w:szCs w:val="20"/>
              </w:rPr>
            </w:pPr>
            <w:r w:rsidRPr="00904AA5">
              <w:rPr>
                <w:sz w:val="20"/>
                <w:szCs w:val="20"/>
              </w:rPr>
              <w:t>Cargo</w:t>
            </w:r>
          </w:p>
        </w:tc>
        <w:tc>
          <w:tcPr>
            <w:tcW w:w="3257" w:type="dxa"/>
            <w:vAlign w:val="center"/>
          </w:tcPr>
          <w:p w:rsidRPr="0086353E" w:rsidR="0059034F" w:rsidP="0075352B" w:rsidRDefault="00D55C84" w14:paraId="02AEAC58" w14:textId="2388709D">
            <w:pPr>
              <w:snapToGrid w:val="0"/>
              <w:spacing w:line="276" w:lineRule="auto"/>
              <w:rPr>
                <w:i/>
                <w:sz w:val="20"/>
                <w:szCs w:val="20"/>
              </w:rPr>
            </w:pPr>
            <w:r w:rsidRPr="00904AA5">
              <w:rPr>
                <w:sz w:val="20"/>
                <w:szCs w:val="20"/>
              </w:rPr>
              <w:t>Dependencia</w:t>
            </w:r>
          </w:p>
        </w:tc>
        <w:tc>
          <w:tcPr>
            <w:tcW w:w="1888" w:type="dxa"/>
            <w:vAlign w:val="center"/>
          </w:tcPr>
          <w:p w:rsidRPr="00904AA5" w:rsidR="0059034F" w:rsidP="0075352B" w:rsidRDefault="00D55C84" w14:paraId="021662E5" w14:textId="77777777">
            <w:pPr>
              <w:snapToGrid w:val="0"/>
              <w:spacing w:line="276" w:lineRule="auto"/>
              <w:rPr>
                <w:sz w:val="20"/>
                <w:szCs w:val="20"/>
              </w:rPr>
            </w:pPr>
            <w:r w:rsidRPr="0086353E">
              <w:rPr>
                <w:sz w:val="20"/>
                <w:szCs w:val="20"/>
              </w:rPr>
              <w:t>Fecha</w:t>
            </w:r>
          </w:p>
        </w:tc>
      </w:tr>
      <w:tr w:rsidRPr="00904AA5" w:rsidR="00521823" w:rsidTr="00B8516C" w14:paraId="2E75C5B8" w14:textId="77777777">
        <w:trPr>
          <w:trHeight w:val="340"/>
        </w:trPr>
        <w:tc>
          <w:tcPr>
            <w:tcW w:w="1272" w:type="dxa"/>
            <w:vMerge w:val="restart"/>
          </w:tcPr>
          <w:p w:rsidRPr="0086353E" w:rsidR="00521823" w:rsidP="0075352B" w:rsidRDefault="00521823" w14:paraId="3E91C55A" w14:textId="77777777">
            <w:pPr>
              <w:snapToGrid w:val="0"/>
              <w:spacing w:line="276" w:lineRule="auto"/>
              <w:jc w:val="both"/>
              <w:rPr>
                <w:b w:val="0"/>
                <w:sz w:val="20"/>
                <w:szCs w:val="20"/>
              </w:rPr>
            </w:pPr>
            <w:r w:rsidRPr="0086353E">
              <w:rPr>
                <w:sz w:val="20"/>
                <w:szCs w:val="20"/>
              </w:rPr>
              <w:t>Autor (es)</w:t>
            </w:r>
          </w:p>
        </w:tc>
        <w:tc>
          <w:tcPr>
            <w:tcW w:w="1991" w:type="dxa"/>
            <w:vAlign w:val="center"/>
          </w:tcPr>
          <w:p w:rsidRPr="009724C3" w:rsidR="00521823" w:rsidP="0075352B" w:rsidRDefault="00521823" w14:paraId="794CDC71" w14:textId="0F6BDCDC">
            <w:pPr>
              <w:snapToGrid w:val="0"/>
              <w:spacing w:line="276" w:lineRule="auto"/>
              <w:rPr>
                <w:b w:val="0"/>
                <w:bCs/>
                <w:sz w:val="20"/>
                <w:szCs w:val="20"/>
              </w:rPr>
            </w:pPr>
            <w:r w:rsidRPr="00B8516C">
              <w:rPr>
                <w:b w:val="0"/>
                <w:bCs/>
                <w:sz w:val="20"/>
                <w:szCs w:val="20"/>
              </w:rPr>
              <w:t>Luis Eyder Ortiz</w:t>
            </w:r>
          </w:p>
        </w:tc>
        <w:tc>
          <w:tcPr>
            <w:tcW w:w="1559" w:type="dxa"/>
            <w:vAlign w:val="center"/>
          </w:tcPr>
          <w:p w:rsidRPr="009724C3" w:rsidR="00521823" w:rsidP="0075352B" w:rsidRDefault="00521823" w14:paraId="14B1D796" w14:textId="4FFC1B6F">
            <w:pPr>
              <w:snapToGrid w:val="0"/>
              <w:spacing w:line="276" w:lineRule="auto"/>
              <w:rPr>
                <w:b w:val="0"/>
                <w:bCs/>
                <w:sz w:val="20"/>
                <w:szCs w:val="20"/>
              </w:rPr>
            </w:pPr>
            <w:r w:rsidRPr="00B8516C">
              <w:rPr>
                <w:b w:val="0"/>
                <w:bCs/>
                <w:sz w:val="20"/>
                <w:szCs w:val="20"/>
              </w:rPr>
              <w:t xml:space="preserve">Experto </w:t>
            </w:r>
            <w:r>
              <w:rPr>
                <w:b w:val="0"/>
                <w:bCs/>
                <w:sz w:val="20"/>
                <w:szCs w:val="20"/>
              </w:rPr>
              <w:t>t</w:t>
            </w:r>
            <w:r w:rsidRPr="00B8516C">
              <w:rPr>
                <w:b w:val="0"/>
                <w:bCs/>
                <w:sz w:val="20"/>
                <w:szCs w:val="20"/>
              </w:rPr>
              <w:t>emático</w:t>
            </w:r>
          </w:p>
        </w:tc>
        <w:tc>
          <w:tcPr>
            <w:tcW w:w="3257" w:type="dxa"/>
            <w:vAlign w:val="center"/>
          </w:tcPr>
          <w:p w:rsidRPr="009724C3" w:rsidR="00521823" w:rsidP="0075352B" w:rsidRDefault="00521823" w14:paraId="05A844C7" w14:textId="57335659">
            <w:pPr>
              <w:snapToGrid w:val="0"/>
              <w:spacing w:line="276" w:lineRule="auto"/>
              <w:rPr>
                <w:b w:val="0"/>
                <w:bCs/>
                <w:sz w:val="20"/>
                <w:szCs w:val="20"/>
              </w:rPr>
            </w:pPr>
            <w:r w:rsidRPr="00B8516C">
              <w:rPr>
                <w:b w:val="0"/>
                <w:bCs/>
                <w:sz w:val="20"/>
                <w:szCs w:val="20"/>
              </w:rPr>
              <w:t>Regional Santander</w:t>
            </w:r>
            <w:r>
              <w:rPr>
                <w:b w:val="0"/>
                <w:bCs/>
                <w:sz w:val="20"/>
                <w:szCs w:val="20"/>
              </w:rPr>
              <w:t xml:space="preserve"> -</w:t>
            </w:r>
            <w:r w:rsidRPr="00B8516C">
              <w:rPr>
                <w:b w:val="0"/>
                <w:bCs/>
                <w:sz w:val="20"/>
                <w:szCs w:val="20"/>
              </w:rPr>
              <w:t xml:space="preserve"> Centro de la Industria, la </w:t>
            </w:r>
            <w:r>
              <w:rPr>
                <w:b w:val="0"/>
                <w:bCs/>
                <w:sz w:val="20"/>
                <w:szCs w:val="20"/>
              </w:rPr>
              <w:t>E</w:t>
            </w:r>
            <w:r w:rsidRPr="00B8516C">
              <w:rPr>
                <w:b w:val="0"/>
                <w:bCs/>
                <w:sz w:val="20"/>
                <w:szCs w:val="20"/>
              </w:rPr>
              <w:t xml:space="preserve">mpresa y los </w:t>
            </w:r>
            <w:r>
              <w:rPr>
                <w:b w:val="0"/>
                <w:bCs/>
                <w:sz w:val="20"/>
                <w:szCs w:val="20"/>
              </w:rPr>
              <w:t>S</w:t>
            </w:r>
            <w:r w:rsidRPr="00B8516C">
              <w:rPr>
                <w:b w:val="0"/>
                <w:bCs/>
                <w:sz w:val="20"/>
                <w:szCs w:val="20"/>
              </w:rPr>
              <w:t>ervicios</w:t>
            </w:r>
          </w:p>
        </w:tc>
        <w:tc>
          <w:tcPr>
            <w:tcW w:w="1888" w:type="dxa"/>
            <w:vAlign w:val="center"/>
          </w:tcPr>
          <w:p w:rsidRPr="009724C3" w:rsidR="00521823" w:rsidP="0075352B" w:rsidRDefault="00521823" w14:paraId="23632B03" w14:textId="2FC609EB">
            <w:pPr>
              <w:snapToGrid w:val="0"/>
              <w:spacing w:line="276" w:lineRule="auto"/>
              <w:rPr>
                <w:b w:val="0"/>
                <w:bCs/>
                <w:sz w:val="20"/>
                <w:szCs w:val="20"/>
              </w:rPr>
            </w:pPr>
            <w:r w:rsidRPr="00B8516C">
              <w:rPr>
                <w:b w:val="0"/>
                <w:bCs/>
                <w:sz w:val="20"/>
                <w:szCs w:val="20"/>
              </w:rPr>
              <w:t>Octubre de 2022</w:t>
            </w:r>
          </w:p>
        </w:tc>
      </w:tr>
      <w:tr w:rsidRPr="00904AA5" w:rsidR="00521823" w:rsidTr="00B8516C" w14:paraId="0FA3F3EC" w14:textId="77777777">
        <w:trPr>
          <w:trHeight w:val="340"/>
        </w:trPr>
        <w:tc>
          <w:tcPr>
            <w:tcW w:w="1272" w:type="dxa"/>
            <w:vMerge/>
          </w:tcPr>
          <w:p w:rsidRPr="00904AA5" w:rsidR="00521823" w:rsidP="0075352B" w:rsidRDefault="00521823" w14:paraId="772EDD16" w14:textId="77777777">
            <w:pPr>
              <w:widowControl w:val="0"/>
              <w:pBdr>
                <w:top w:val="nil"/>
                <w:left w:val="nil"/>
                <w:bottom w:val="nil"/>
                <w:right w:val="nil"/>
                <w:between w:val="nil"/>
              </w:pBdr>
              <w:snapToGrid w:val="0"/>
              <w:spacing w:line="276" w:lineRule="auto"/>
              <w:rPr>
                <w:b w:val="0"/>
                <w:sz w:val="20"/>
                <w:szCs w:val="20"/>
              </w:rPr>
            </w:pPr>
          </w:p>
        </w:tc>
        <w:tc>
          <w:tcPr>
            <w:tcW w:w="1991" w:type="dxa"/>
            <w:vAlign w:val="center"/>
          </w:tcPr>
          <w:p w:rsidRPr="009724C3" w:rsidR="00521823" w:rsidP="0075352B" w:rsidRDefault="00521823" w14:paraId="5BE48C80" w14:textId="6DBFD3AF">
            <w:pPr>
              <w:snapToGrid w:val="0"/>
              <w:spacing w:line="276" w:lineRule="auto"/>
              <w:rPr>
                <w:b w:val="0"/>
                <w:bCs/>
                <w:sz w:val="20"/>
                <w:szCs w:val="20"/>
              </w:rPr>
            </w:pPr>
            <w:r w:rsidRPr="00B8516C">
              <w:rPr>
                <w:b w:val="0"/>
                <w:bCs/>
                <w:sz w:val="20"/>
                <w:szCs w:val="20"/>
              </w:rPr>
              <w:t>María Fernanda Chacón Castro</w:t>
            </w:r>
          </w:p>
        </w:tc>
        <w:tc>
          <w:tcPr>
            <w:tcW w:w="1559" w:type="dxa"/>
            <w:vAlign w:val="center"/>
          </w:tcPr>
          <w:p w:rsidRPr="009724C3" w:rsidR="00521823" w:rsidP="0075352B" w:rsidRDefault="00521823" w14:paraId="69EEFFE9" w14:textId="0728FEEC">
            <w:pPr>
              <w:snapToGrid w:val="0"/>
              <w:spacing w:line="276" w:lineRule="auto"/>
              <w:rPr>
                <w:b w:val="0"/>
                <w:bCs/>
                <w:sz w:val="20"/>
                <w:szCs w:val="20"/>
              </w:rPr>
            </w:pPr>
            <w:r w:rsidRPr="00B8516C">
              <w:rPr>
                <w:b w:val="0"/>
                <w:bCs/>
                <w:sz w:val="20"/>
                <w:szCs w:val="20"/>
              </w:rPr>
              <w:t>Diseñador</w:t>
            </w:r>
            <w:r>
              <w:rPr>
                <w:b w:val="0"/>
                <w:bCs/>
                <w:sz w:val="20"/>
                <w:szCs w:val="20"/>
              </w:rPr>
              <w:t>a</w:t>
            </w:r>
            <w:r w:rsidRPr="00B8516C">
              <w:rPr>
                <w:b w:val="0"/>
                <w:bCs/>
                <w:sz w:val="20"/>
                <w:szCs w:val="20"/>
              </w:rPr>
              <w:t xml:space="preserve"> instruccional</w:t>
            </w:r>
          </w:p>
        </w:tc>
        <w:tc>
          <w:tcPr>
            <w:tcW w:w="3257" w:type="dxa"/>
            <w:vAlign w:val="center"/>
          </w:tcPr>
          <w:p w:rsidRPr="009724C3" w:rsidR="00521823" w:rsidP="0075352B" w:rsidRDefault="00521823" w14:paraId="10DC7FB0" w14:textId="0038DB95">
            <w:pPr>
              <w:snapToGrid w:val="0"/>
              <w:spacing w:line="276" w:lineRule="auto"/>
              <w:rPr>
                <w:b w:val="0"/>
                <w:bCs/>
                <w:sz w:val="20"/>
                <w:szCs w:val="20"/>
              </w:rPr>
            </w:pPr>
            <w:r w:rsidRPr="00B8516C">
              <w:rPr>
                <w:b w:val="0"/>
                <w:bCs/>
                <w:sz w:val="20"/>
                <w:szCs w:val="20"/>
              </w:rPr>
              <w:t xml:space="preserve">Regional Distrito Capital - Centro de Gestión Industrial </w:t>
            </w:r>
          </w:p>
        </w:tc>
        <w:tc>
          <w:tcPr>
            <w:tcW w:w="1888" w:type="dxa"/>
            <w:vAlign w:val="center"/>
          </w:tcPr>
          <w:p w:rsidRPr="009724C3" w:rsidR="00521823" w:rsidP="0075352B" w:rsidRDefault="00521823" w14:paraId="761B47F2" w14:textId="46395DFF">
            <w:pPr>
              <w:snapToGrid w:val="0"/>
              <w:spacing w:line="276" w:lineRule="auto"/>
              <w:rPr>
                <w:b w:val="0"/>
                <w:bCs/>
                <w:sz w:val="20"/>
                <w:szCs w:val="20"/>
              </w:rPr>
            </w:pPr>
            <w:r w:rsidRPr="00B8516C">
              <w:rPr>
                <w:b w:val="0"/>
                <w:bCs/>
                <w:sz w:val="20"/>
                <w:szCs w:val="20"/>
              </w:rPr>
              <w:t xml:space="preserve">Octubre </w:t>
            </w:r>
            <w:r>
              <w:rPr>
                <w:b w:val="0"/>
                <w:bCs/>
                <w:sz w:val="20"/>
                <w:szCs w:val="20"/>
              </w:rPr>
              <w:t xml:space="preserve">de </w:t>
            </w:r>
            <w:r w:rsidRPr="00B8516C">
              <w:rPr>
                <w:b w:val="0"/>
                <w:bCs/>
                <w:sz w:val="20"/>
                <w:szCs w:val="20"/>
              </w:rPr>
              <w:t>2022</w:t>
            </w:r>
          </w:p>
        </w:tc>
      </w:tr>
      <w:tr w:rsidRPr="00904AA5" w:rsidR="00521823" w:rsidTr="00B8516C" w14:paraId="441B8317" w14:textId="77777777">
        <w:trPr>
          <w:trHeight w:val="340"/>
        </w:trPr>
        <w:tc>
          <w:tcPr>
            <w:tcW w:w="1272" w:type="dxa"/>
            <w:vMerge/>
          </w:tcPr>
          <w:p w:rsidRPr="0086353E" w:rsidR="00521823" w:rsidP="0075352B" w:rsidRDefault="00521823" w14:paraId="1E71E10C" w14:textId="77777777">
            <w:pPr>
              <w:widowControl w:val="0"/>
              <w:pBdr>
                <w:top w:val="nil"/>
                <w:left w:val="nil"/>
                <w:bottom w:val="nil"/>
                <w:right w:val="nil"/>
                <w:between w:val="nil"/>
              </w:pBdr>
              <w:snapToGrid w:val="0"/>
              <w:spacing w:line="276" w:lineRule="auto"/>
              <w:rPr>
                <w:b w:val="0"/>
                <w:sz w:val="20"/>
                <w:szCs w:val="20"/>
              </w:rPr>
            </w:pPr>
          </w:p>
        </w:tc>
        <w:tc>
          <w:tcPr>
            <w:tcW w:w="1991" w:type="dxa"/>
            <w:vAlign w:val="center"/>
          </w:tcPr>
          <w:p w:rsidRPr="009724C3" w:rsidR="00521823" w:rsidP="0075352B" w:rsidRDefault="00521823" w14:paraId="11D35B42" w14:textId="097882AA">
            <w:pPr>
              <w:snapToGrid w:val="0"/>
              <w:spacing w:line="276" w:lineRule="auto"/>
              <w:rPr>
                <w:b w:val="0"/>
                <w:bCs/>
                <w:sz w:val="20"/>
                <w:szCs w:val="20"/>
              </w:rPr>
            </w:pPr>
            <w:r w:rsidRPr="00A700CA">
              <w:rPr>
                <w:b w:val="0"/>
                <w:bCs/>
                <w:color w:val="000000"/>
                <w:sz w:val="20"/>
                <w:szCs w:val="20"/>
              </w:rPr>
              <w:t>Ana Catalina Córdoba Sus</w:t>
            </w:r>
          </w:p>
        </w:tc>
        <w:tc>
          <w:tcPr>
            <w:tcW w:w="1559" w:type="dxa"/>
            <w:vAlign w:val="center"/>
          </w:tcPr>
          <w:p w:rsidRPr="009724C3" w:rsidR="00521823" w:rsidP="0075352B" w:rsidRDefault="00521823" w14:paraId="7460BAE8" w14:textId="67847CEE">
            <w:pPr>
              <w:snapToGrid w:val="0"/>
              <w:spacing w:line="276" w:lineRule="auto"/>
              <w:rPr>
                <w:b w:val="0"/>
                <w:bCs/>
                <w:sz w:val="20"/>
                <w:szCs w:val="20"/>
              </w:rPr>
            </w:pPr>
            <w:r w:rsidRPr="00A700CA">
              <w:rPr>
                <w:b w:val="0"/>
                <w:bCs/>
                <w:color w:val="000000"/>
                <w:sz w:val="20"/>
                <w:szCs w:val="20"/>
              </w:rPr>
              <w:t xml:space="preserve">Asesora </w:t>
            </w:r>
            <w:r>
              <w:rPr>
                <w:b w:val="0"/>
                <w:bCs/>
                <w:color w:val="000000"/>
                <w:sz w:val="20"/>
                <w:szCs w:val="20"/>
              </w:rPr>
              <w:t>m</w:t>
            </w:r>
            <w:r w:rsidRPr="00A700CA">
              <w:rPr>
                <w:b w:val="0"/>
                <w:bCs/>
                <w:color w:val="000000"/>
                <w:sz w:val="20"/>
                <w:szCs w:val="20"/>
              </w:rPr>
              <w:t>etodológica</w:t>
            </w:r>
          </w:p>
        </w:tc>
        <w:tc>
          <w:tcPr>
            <w:tcW w:w="3257" w:type="dxa"/>
            <w:vAlign w:val="center"/>
          </w:tcPr>
          <w:p w:rsidRPr="009724C3" w:rsidR="00521823" w:rsidP="0075352B" w:rsidRDefault="00521823" w14:paraId="3DEF3E82" w14:textId="60B9A62D">
            <w:pPr>
              <w:snapToGrid w:val="0"/>
              <w:spacing w:line="276" w:lineRule="auto"/>
              <w:rPr>
                <w:b w:val="0"/>
                <w:bCs/>
                <w:sz w:val="20"/>
                <w:szCs w:val="20"/>
              </w:rPr>
            </w:pPr>
            <w:r w:rsidRPr="00A700CA">
              <w:rPr>
                <w:b w:val="0"/>
                <w:bCs/>
                <w:color w:val="000000"/>
                <w:sz w:val="20"/>
                <w:szCs w:val="20"/>
              </w:rPr>
              <w:t>Regional Distrito Capital – Centro de Diseño y Metrología</w:t>
            </w:r>
          </w:p>
        </w:tc>
        <w:tc>
          <w:tcPr>
            <w:tcW w:w="1888" w:type="dxa"/>
            <w:vAlign w:val="center"/>
          </w:tcPr>
          <w:p w:rsidRPr="009724C3" w:rsidR="00521823" w:rsidP="0075352B" w:rsidRDefault="00521823" w14:paraId="1E3DCE2E" w14:textId="3C35A840">
            <w:pPr>
              <w:snapToGrid w:val="0"/>
              <w:spacing w:line="276" w:lineRule="auto"/>
              <w:rPr>
                <w:b w:val="0"/>
                <w:bCs/>
                <w:sz w:val="20"/>
                <w:szCs w:val="20"/>
              </w:rPr>
            </w:pPr>
            <w:r>
              <w:rPr>
                <w:b w:val="0"/>
                <w:bCs/>
                <w:sz w:val="20"/>
                <w:szCs w:val="20"/>
              </w:rPr>
              <w:t xml:space="preserve">Noviembre </w:t>
            </w:r>
            <w:r w:rsidRPr="00A700CA">
              <w:rPr>
                <w:b w:val="0"/>
                <w:bCs/>
                <w:sz w:val="20"/>
                <w:szCs w:val="20"/>
              </w:rPr>
              <w:t xml:space="preserve"> de 2022</w:t>
            </w:r>
          </w:p>
        </w:tc>
      </w:tr>
      <w:tr w:rsidRPr="00904AA5" w:rsidR="00521823" w:rsidTr="00B8516C" w14:paraId="304E71EF" w14:textId="77777777">
        <w:trPr>
          <w:trHeight w:val="340"/>
        </w:trPr>
        <w:tc>
          <w:tcPr>
            <w:tcW w:w="1272" w:type="dxa"/>
            <w:vMerge/>
          </w:tcPr>
          <w:p w:rsidRPr="0086353E" w:rsidR="00521823" w:rsidP="0075352B" w:rsidRDefault="00521823" w14:paraId="19FE8C8D" w14:textId="77777777">
            <w:pPr>
              <w:widowControl w:val="0"/>
              <w:pBdr>
                <w:top w:val="nil"/>
                <w:left w:val="nil"/>
                <w:bottom w:val="nil"/>
                <w:right w:val="nil"/>
                <w:between w:val="nil"/>
              </w:pBdr>
              <w:snapToGrid w:val="0"/>
              <w:spacing w:line="276" w:lineRule="auto"/>
              <w:rPr>
                <w:b w:val="0"/>
                <w:sz w:val="20"/>
                <w:szCs w:val="20"/>
              </w:rPr>
            </w:pPr>
          </w:p>
        </w:tc>
        <w:tc>
          <w:tcPr>
            <w:tcW w:w="1991" w:type="dxa"/>
            <w:vAlign w:val="center"/>
          </w:tcPr>
          <w:p w:rsidRPr="009724C3" w:rsidR="00521823" w:rsidP="0075352B" w:rsidRDefault="00521823" w14:paraId="5562BD83" w14:textId="44550363">
            <w:pPr>
              <w:snapToGrid w:val="0"/>
              <w:spacing w:line="276" w:lineRule="auto"/>
              <w:rPr>
                <w:b w:val="0"/>
                <w:bCs/>
                <w:sz w:val="20"/>
                <w:szCs w:val="20"/>
              </w:rPr>
            </w:pPr>
            <w:r w:rsidRPr="00A700CA">
              <w:rPr>
                <w:b w:val="0"/>
                <w:bCs/>
                <w:sz w:val="20"/>
                <w:szCs w:val="20"/>
              </w:rPr>
              <w:t>Rafael Neftalí Lizcano Reyes</w:t>
            </w:r>
          </w:p>
        </w:tc>
        <w:tc>
          <w:tcPr>
            <w:tcW w:w="1559" w:type="dxa"/>
            <w:vAlign w:val="center"/>
          </w:tcPr>
          <w:p w:rsidRPr="009724C3" w:rsidR="00521823" w:rsidP="0075352B" w:rsidRDefault="00521823" w14:paraId="480D1E96" w14:textId="4D2905E2">
            <w:pPr>
              <w:snapToGrid w:val="0"/>
              <w:spacing w:line="276" w:lineRule="auto"/>
              <w:rPr>
                <w:b w:val="0"/>
                <w:bCs/>
                <w:sz w:val="20"/>
                <w:szCs w:val="20"/>
              </w:rPr>
            </w:pPr>
            <w:r w:rsidRPr="00A700CA">
              <w:rPr>
                <w:b w:val="0"/>
                <w:bCs/>
                <w:sz w:val="20"/>
                <w:szCs w:val="20"/>
              </w:rPr>
              <w:t>Responsable Equipo desarrollo curricular</w:t>
            </w:r>
          </w:p>
        </w:tc>
        <w:tc>
          <w:tcPr>
            <w:tcW w:w="3257" w:type="dxa"/>
            <w:vAlign w:val="center"/>
          </w:tcPr>
          <w:p w:rsidRPr="009724C3" w:rsidR="00521823" w:rsidP="0075352B" w:rsidRDefault="00521823" w14:paraId="3A5B2BB9" w14:textId="39D37A68">
            <w:pPr>
              <w:snapToGrid w:val="0"/>
              <w:spacing w:line="276" w:lineRule="auto"/>
              <w:rPr>
                <w:b w:val="0"/>
                <w:bCs/>
                <w:sz w:val="20"/>
                <w:szCs w:val="20"/>
              </w:rPr>
            </w:pPr>
            <w:r w:rsidRPr="00A700CA">
              <w:rPr>
                <w:b w:val="0"/>
                <w:bCs/>
                <w:sz w:val="20"/>
                <w:szCs w:val="20"/>
              </w:rPr>
              <w:t>Regional Santander - Centro Industrial del Diseño y la Manufactura</w:t>
            </w:r>
          </w:p>
        </w:tc>
        <w:tc>
          <w:tcPr>
            <w:tcW w:w="1888" w:type="dxa"/>
            <w:vAlign w:val="center"/>
          </w:tcPr>
          <w:p w:rsidRPr="009724C3" w:rsidR="00521823" w:rsidP="0075352B" w:rsidRDefault="00521823" w14:paraId="56A919C5" w14:textId="37FD2B7A">
            <w:pPr>
              <w:snapToGrid w:val="0"/>
              <w:spacing w:line="276" w:lineRule="auto"/>
              <w:rPr>
                <w:b w:val="0"/>
                <w:bCs/>
                <w:sz w:val="20"/>
                <w:szCs w:val="20"/>
              </w:rPr>
            </w:pPr>
            <w:r>
              <w:rPr>
                <w:b w:val="0"/>
                <w:bCs/>
                <w:sz w:val="20"/>
                <w:szCs w:val="20"/>
              </w:rPr>
              <w:t xml:space="preserve">Noviembre </w:t>
            </w:r>
            <w:r w:rsidRPr="00A700CA">
              <w:rPr>
                <w:b w:val="0"/>
                <w:bCs/>
                <w:sz w:val="20"/>
                <w:szCs w:val="20"/>
              </w:rPr>
              <w:t xml:space="preserve"> de 2022</w:t>
            </w:r>
          </w:p>
        </w:tc>
      </w:tr>
      <w:tr w:rsidRPr="00904AA5" w:rsidR="00521823" w:rsidTr="00B8516C" w14:paraId="50C4B309" w14:textId="77777777">
        <w:trPr>
          <w:trHeight w:val="340"/>
        </w:trPr>
        <w:tc>
          <w:tcPr>
            <w:tcW w:w="1272" w:type="dxa"/>
            <w:vMerge/>
          </w:tcPr>
          <w:p w:rsidRPr="0086353E" w:rsidR="00521823" w:rsidP="0075352B" w:rsidRDefault="00521823" w14:paraId="709BD423" w14:textId="77777777">
            <w:pPr>
              <w:widowControl w:val="0"/>
              <w:pBdr>
                <w:top w:val="nil"/>
                <w:left w:val="nil"/>
                <w:bottom w:val="nil"/>
                <w:right w:val="nil"/>
                <w:between w:val="nil"/>
              </w:pBdr>
              <w:snapToGrid w:val="0"/>
              <w:spacing w:line="276" w:lineRule="auto"/>
              <w:rPr>
                <w:b w:val="0"/>
                <w:sz w:val="20"/>
                <w:szCs w:val="20"/>
              </w:rPr>
            </w:pPr>
          </w:p>
        </w:tc>
        <w:tc>
          <w:tcPr>
            <w:tcW w:w="1991" w:type="dxa"/>
            <w:vAlign w:val="center"/>
          </w:tcPr>
          <w:p w:rsidRPr="00A700CA" w:rsidR="00521823" w:rsidP="0075352B" w:rsidRDefault="00521823" w14:paraId="25262A91" w14:textId="0FCF4C87">
            <w:pPr>
              <w:snapToGrid w:val="0"/>
              <w:spacing w:line="276" w:lineRule="auto"/>
              <w:rPr>
                <w:b w:val="0"/>
                <w:bCs/>
                <w:sz w:val="20"/>
                <w:szCs w:val="20"/>
              </w:rPr>
            </w:pPr>
            <w:r>
              <w:rPr>
                <w:b w:val="0"/>
                <w:bCs/>
                <w:sz w:val="20"/>
                <w:szCs w:val="20"/>
              </w:rPr>
              <w:t>Julia Isabel Roberto</w:t>
            </w:r>
          </w:p>
        </w:tc>
        <w:tc>
          <w:tcPr>
            <w:tcW w:w="1559" w:type="dxa"/>
            <w:vAlign w:val="center"/>
          </w:tcPr>
          <w:p w:rsidRPr="00A700CA" w:rsidR="00521823" w:rsidP="0075352B" w:rsidRDefault="00521823" w14:paraId="443BCD39" w14:textId="0A54B5EE">
            <w:pPr>
              <w:snapToGrid w:val="0"/>
              <w:spacing w:line="276" w:lineRule="auto"/>
              <w:rPr>
                <w:b w:val="0"/>
                <w:bCs/>
                <w:sz w:val="20"/>
                <w:szCs w:val="20"/>
              </w:rPr>
            </w:pPr>
            <w:r>
              <w:rPr>
                <w:b w:val="0"/>
                <w:bCs/>
                <w:sz w:val="20"/>
                <w:szCs w:val="20"/>
              </w:rPr>
              <w:t>Correctora de estilo</w:t>
            </w:r>
          </w:p>
        </w:tc>
        <w:tc>
          <w:tcPr>
            <w:tcW w:w="3257" w:type="dxa"/>
            <w:vAlign w:val="center"/>
          </w:tcPr>
          <w:p w:rsidRPr="00A700CA" w:rsidR="00521823" w:rsidP="0075352B" w:rsidRDefault="00521823" w14:paraId="453CE7A9" w14:textId="79FE2DB5">
            <w:pPr>
              <w:snapToGrid w:val="0"/>
              <w:spacing w:line="276" w:lineRule="auto"/>
              <w:rPr>
                <w:b w:val="0"/>
                <w:bCs/>
                <w:sz w:val="20"/>
                <w:szCs w:val="20"/>
              </w:rPr>
            </w:pPr>
            <w:r w:rsidRPr="00A700CA">
              <w:rPr>
                <w:b w:val="0"/>
                <w:bCs/>
                <w:color w:val="000000"/>
                <w:sz w:val="20"/>
                <w:szCs w:val="20"/>
              </w:rPr>
              <w:t>Regional Distrito Capital – Centro de Diseño y Metrología</w:t>
            </w:r>
          </w:p>
        </w:tc>
        <w:tc>
          <w:tcPr>
            <w:tcW w:w="1888" w:type="dxa"/>
            <w:vAlign w:val="center"/>
          </w:tcPr>
          <w:p w:rsidR="00521823" w:rsidP="0075352B" w:rsidRDefault="00521823" w14:paraId="4C902412" w14:textId="272C6C5F">
            <w:pPr>
              <w:snapToGrid w:val="0"/>
              <w:spacing w:line="276" w:lineRule="auto"/>
              <w:rPr>
                <w:b w:val="0"/>
                <w:bCs/>
                <w:sz w:val="20"/>
                <w:szCs w:val="20"/>
              </w:rPr>
            </w:pPr>
            <w:r>
              <w:rPr>
                <w:b w:val="0"/>
                <w:bCs/>
                <w:sz w:val="20"/>
                <w:szCs w:val="20"/>
              </w:rPr>
              <w:t xml:space="preserve">Noviembre </w:t>
            </w:r>
            <w:r w:rsidRPr="00A700CA">
              <w:rPr>
                <w:b w:val="0"/>
                <w:bCs/>
                <w:sz w:val="20"/>
                <w:szCs w:val="20"/>
              </w:rPr>
              <w:t xml:space="preserve"> de 2022</w:t>
            </w:r>
          </w:p>
        </w:tc>
      </w:tr>
    </w:tbl>
    <w:p w:rsidRPr="0086353E" w:rsidR="0059034F" w:rsidP="0075352B" w:rsidRDefault="0059034F" w14:paraId="1FD15285" w14:textId="77777777">
      <w:pPr>
        <w:snapToGrid w:val="0"/>
        <w:rPr>
          <w:sz w:val="20"/>
          <w:szCs w:val="20"/>
        </w:rPr>
      </w:pPr>
    </w:p>
    <w:p w:rsidRPr="0086353E" w:rsidR="0059034F" w:rsidP="0075352B" w:rsidRDefault="0059034F" w14:paraId="3C576B1E" w14:textId="77777777">
      <w:pPr>
        <w:snapToGrid w:val="0"/>
        <w:rPr>
          <w:sz w:val="20"/>
          <w:szCs w:val="20"/>
        </w:rPr>
      </w:pPr>
    </w:p>
    <w:p w:rsidR="0059034F" w:rsidP="00BA059C" w:rsidRDefault="00D55C84" w14:paraId="00B53D96" w14:textId="784599DA">
      <w:pPr>
        <w:numPr>
          <w:ilvl w:val="0"/>
          <w:numId w:val="8"/>
        </w:numPr>
        <w:pBdr>
          <w:top w:val="nil"/>
          <w:left w:val="nil"/>
          <w:bottom w:val="nil"/>
          <w:right w:val="nil"/>
          <w:between w:val="nil"/>
        </w:pBdr>
        <w:snapToGrid w:val="0"/>
        <w:ind w:left="284" w:hanging="284"/>
        <w:jc w:val="both"/>
        <w:rPr>
          <w:b/>
          <w:color w:val="000000"/>
          <w:sz w:val="20"/>
          <w:szCs w:val="20"/>
        </w:rPr>
      </w:pPr>
      <w:r w:rsidRPr="00904AA5">
        <w:rPr>
          <w:b/>
          <w:color w:val="000000"/>
          <w:sz w:val="20"/>
          <w:szCs w:val="20"/>
        </w:rPr>
        <w:t xml:space="preserve">CONTROL DE CAMBIOS </w:t>
      </w:r>
    </w:p>
    <w:p w:rsidRPr="00904AA5" w:rsidR="00B27C54" w:rsidP="00B27C54" w:rsidRDefault="00B27C54" w14:paraId="212C35D6" w14:textId="77777777">
      <w:pPr>
        <w:pBdr>
          <w:top w:val="nil"/>
          <w:left w:val="nil"/>
          <w:bottom w:val="nil"/>
          <w:right w:val="nil"/>
          <w:between w:val="nil"/>
        </w:pBdr>
        <w:snapToGrid w:val="0"/>
        <w:ind w:left="284"/>
        <w:jc w:val="both"/>
        <w:rPr>
          <w:b/>
          <w:color w:val="000000"/>
          <w:sz w:val="20"/>
          <w:szCs w:val="20"/>
        </w:rPr>
      </w:pPr>
      <w:bookmarkStart w:name="_GoBack" w:id="199"/>
      <w:bookmarkEnd w:id="199"/>
    </w:p>
    <w:tbl>
      <w:tblPr>
        <w:tblStyle w:val="1"/>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1855"/>
        <w:gridCol w:w="1559"/>
        <w:gridCol w:w="1985"/>
        <w:gridCol w:w="1327"/>
        <w:gridCol w:w="1977"/>
      </w:tblGrid>
      <w:tr w:rsidRPr="00904AA5" w:rsidR="0059034F" w:rsidTr="000B6E69" w14:paraId="63F0E8AC" w14:textId="77777777">
        <w:tc>
          <w:tcPr>
            <w:tcW w:w="1264" w:type="dxa"/>
            <w:tcBorders>
              <w:top w:val="nil"/>
              <w:left w:val="nil"/>
            </w:tcBorders>
            <w:shd w:val="clear" w:color="auto" w:fill="auto"/>
          </w:tcPr>
          <w:p w:rsidRPr="00904AA5" w:rsidR="0059034F" w:rsidP="0075352B" w:rsidRDefault="0059034F" w14:paraId="3B4A7592" w14:textId="77777777">
            <w:pPr>
              <w:snapToGrid w:val="0"/>
              <w:spacing w:line="276" w:lineRule="auto"/>
              <w:jc w:val="both"/>
              <w:rPr>
                <w:sz w:val="20"/>
                <w:szCs w:val="20"/>
              </w:rPr>
            </w:pPr>
          </w:p>
        </w:tc>
        <w:tc>
          <w:tcPr>
            <w:tcW w:w="1855" w:type="dxa"/>
          </w:tcPr>
          <w:p w:rsidRPr="00904AA5" w:rsidR="0059034F" w:rsidP="0075352B" w:rsidRDefault="00D55C84" w14:paraId="328D45FF" w14:textId="77777777">
            <w:pPr>
              <w:snapToGrid w:val="0"/>
              <w:spacing w:line="276" w:lineRule="auto"/>
              <w:jc w:val="both"/>
              <w:rPr>
                <w:sz w:val="20"/>
                <w:szCs w:val="20"/>
              </w:rPr>
            </w:pPr>
            <w:r w:rsidRPr="00904AA5">
              <w:rPr>
                <w:sz w:val="20"/>
                <w:szCs w:val="20"/>
              </w:rPr>
              <w:t>Nombre</w:t>
            </w:r>
          </w:p>
        </w:tc>
        <w:tc>
          <w:tcPr>
            <w:tcW w:w="1559" w:type="dxa"/>
          </w:tcPr>
          <w:p w:rsidRPr="00904AA5" w:rsidR="0059034F" w:rsidP="0075352B" w:rsidRDefault="00D55C84" w14:paraId="70C306F3" w14:textId="77777777">
            <w:pPr>
              <w:snapToGrid w:val="0"/>
              <w:spacing w:line="276" w:lineRule="auto"/>
              <w:jc w:val="both"/>
              <w:rPr>
                <w:sz w:val="20"/>
                <w:szCs w:val="20"/>
              </w:rPr>
            </w:pPr>
            <w:r w:rsidRPr="00904AA5">
              <w:rPr>
                <w:sz w:val="20"/>
                <w:szCs w:val="20"/>
              </w:rPr>
              <w:t>Cargo</w:t>
            </w:r>
          </w:p>
        </w:tc>
        <w:tc>
          <w:tcPr>
            <w:tcW w:w="1985" w:type="dxa"/>
          </w:tcPr>
          <w:p w:rsidRPr="00904AA5" w:rsidR="0059034F" w:rsidP="0075352B" w:rsidRDefault="00D55C84" w14:paraId="04EE84C7" w14:textId="77777777">
            <w:pPr>
              <w:snapToGrid w:val="0"/>
              <w:spacing w:line="276" w:lineRule="auto"/>
              <w:jc w:val="both"/>
              <w:rPr>
                <w:sz w:val="20"/>
                <w:szCs w:val="20"/>
              </w:rPr>
            </w:pPr>
            <w:r w:rsidRPr="00904AA5">
              <w:rPr>
                <w:sz w:val="20"/>
                <w:szCs w:val="20"/>
              </w:rPr>
              <w:t>Dependencia</w:t>
            </w:r>
          </w:p>
        </w:tc>
        <w:tc>
          <w:tcPr>
            <w:tcW w:w="1327" w:type="dxa"/>
          </w:tcPr>
          <w:p w:rsidRPr="00904AA5" w:rsidR="0059034F" w:rsidP="0075352B" w:rsidRDefault="00D55C84" w14:paraId="4D687A5E" w14:textId="77777777">
            <w:pPr>
              <w:snapToGrid w:val="0"/>
              <w:spacing w:line="276" w:lineRule="auto"/>
              <w:jc w:val="both"/>
              <w:rPr>
                <w:sz w:val="20"/>
                <w:szCs w:val="20"/>
              </w:rPr>
            </w:pPr>
            <w:r w:rsidRPr="00904AA5">
              <w:rPr>
                <w:sz w:val="20"/>
                <w:szCs w:val="20"/>
              </w:rPr>
              <w:t>Fecha</w:t>
            </w:r>
          </w:p>
        </w:tc>
        <w:tc>
          <w:tcPr>
            <w:tcW w:w="1977" w:type="dxa"/>
          </w:tcPr>
          <w:p w:rsidRPr="00904AA5" w:rsidR="0059034F" w:rsidP="0075352B" w:rsidRDefault="00D55C84" w14:paraId="3C2B4B34" w14:textId="77777777">
            <w:pPr>
              <w:snapToGrid w:val="0"/>
              <w:spacing w:line="276" w:lineRule="auto"/>
              <w:jc w:val="both"/>
              <w:rPr>
                <w:sz w:val="20"/>
                <w:szCs w:val="20"/>
              </w:rPr>
            </w:pPr>
            <w:r w:rsidRPr="00904AA5">
              <w:rPr>
                <w:sz w:val="20"/>
                <w:szCs w:val="20"/>
              </w:rPr>
              <w:t>Razón del Cambio</w:t>
            </w:r>
          </w:p>
        </w:tc>
      </w:tr>
      <w:tr w:rsidRPr="00904AA5" w:rsidR="000B6E69" w:rsidTr="000B6E69" w14:paraId="0D8425AD" w14:textId="77777777">
        <w:tc>
          <w:tcPr>
            <w:tcW w:w="1264" w:type="dxa"/>
            <w:vMerge w:val="restart"/>
          </w:tcPr>
          <w:p w:rsidRPr="0086353E" w:rsidR="000B6E69" w:rsidP="0075352B" w:rsidRDefault="000B6E69" w14:paraId="2C1B0612" w14:textId="77777777">
            <w:pPr>
              <w:snapToGrid w:val="0"/>
              <w:spacing w:line="276" w:lineRule="auto"/>
              <w:jc w:val="both"/>
              <w:rPr>
                <w:sz w:val="20"/>
                <w:szCs w:val="20"/>
              </w:rPr>
            </w:pPr>
            <w:r w:rsidRPr="0086353E">
              <w:rPr>
                <w:sz w:val="20"/>
                <w:szCs w:val="20"/>
              </w:rPr>
              <w:lastRenderedPageBreak/>
              <w:t>Autor (es)</w:t>
            </w:r>
          </w:p>
        </w:tc>
        <w:tc>
          <w:tcPr>
            <w:tcW w:w="1855" w:type="dxa"/>
          </w:tcPr>
          <w:p w:rsidRPr="00904AA5" w:rsidR="000B6E69" w:rsidP="0075352B" w:rsidRDefault="000B6E69" w14:paraId="23C4B67C" w14:textId="5E5A7D9D">
            <w:pPr>
              <w:snapToGrid w:val="0"/>
              <w:spacing w:line="276" w:lineRule="auto"/>
              <w:jc w:val="both"/>
              <w:rPr>
                <w:sz w:val="20"/>
                <w:szCs w:val="20"/>
              </w:rPr>
            </w:pPr>
            <w:r w:rsidRPr="009135EC">
              <w:rPr>
                <w:b w:val="0"/>
                <w:sz w:val="20"/>
                <w:szCs w:val="20"/>
              </w:rPr>
              <w:t>Humberto Arias Díaz</w:t>
            </w:r>
          </w:p>
        </w:tc>
        <w:tc>
          <w:tcPr>
            <w:tcW w:w="1559" w:type="dxa"/>
          </w:tcPr>
          <w:p w:rsidRPr="00904AA5" w:rsidR="000B6E69" w:rsidP="0075352B" w:rsidRDefault="000B6E69" w14:paraId="4C9973A2" w14:textId="5091CE5F">
            <w:pPr>
              <w:snapToGrid w:val="0"/>
              <w:spacing w:line="276" w:lineRule="auto"/>
              <w:jc w:val="both"/>
              <w:rPr>
                <w:sz w:val="20"/>
                <w:szCs w:val="20"/>
              </w:rPr>
            </w:pPr>
            <w:r w:rsidRPr="009135EC">
              <w:rPr>
                <w:b w:val="0"/>
                <w:sz w:val="20"/>
                <w:szCs w:val="20"/>
              </w:rPr>
              <w:t>Diseñador Instruccional</w:t>
            </w:r>
          </w:p>
        </w:tc>
        <w:tc>
          <w:tcPr>
            <w:tcW w:w="1985" w:type="dxa"/>
          </w:tcPr>
          <w:p w:rsidRPr="00904AA5" w:rsidR="000B6E69" w:rsidP="0075352B" w:rsidRDefault="000B6E69" w14:paraId="35F5FDB8" w14:textId="04A6E04B">
            <w:pPr>
              <w:snapToGrid w:val="0"/>
              <w:spacing w:line="276" w:lineRule="auto"/>
              <w:jc w:val="both"/>
              <w:rPr>
                <w:sz w:val="20"/>
                <w:szCs w:val="20"/>
              </w:rPr>
            </w:pPr>
            <w:r w:rsidRPr="009135EC">
              <w:rPr>
                <w:b w:val="0"/>
                <w:sz w:val="20"/>
                <w:szCs w:val="20"/>
              </w:rPr>
              <w:t>Regional Tolima – Centro de Comercio y Servicios</w:t>
            </w:r>
          </w:p>
        </w:tc>
        <w:tc>
          <w:tcPr>
            <w:tcW w:w="1327" w:type="dxa"/>
          </w:tcPr>
          <w:p w:rsidRPr="00904AA5" w:rsidR="000B6E69" w:rsidP="0075352B" w:rsidRDefault="000B6E69" w14:paraId="39135CF4" w14:textId="4FEE010E">
            <w:pPr>
              <w:snapToGrid w:val="0"/>
              <w:spacing w:line="276" w:lineRule="auto"/>
              <w:jc w:val="both"/>
              <w:rPr>
                <w:sz w:val="20"/>
                <w:szCs w:val="20"/>
              </w:rPr>
            </w:pPr>
            <w:r>
              <w:rPr>
                <w:b w:val="0"/>
                <w:sz w:val="20"/>
                <w:szCs w:val="20"/>
              </w:rPr>
              <w:t>Noviembre</w:t>
            </w:r>
            <w:r w:rsidRPr="009135EC">
              <w:rPr>
                <w:b w:val="0"/>
                <w:sz w:val="20"/>
                <w:szCs w:val="20"/>
              </w:rPr>
              <w:t xml:space="preserve"> 2023</w:t>
            </w:r>
          </w:p>
        </w:tc>
        <w:tc>
          <w:tcPr>
            <w:tcW w:w="1977" w:type="dxa"/>
          </w:tcPr>
          <w:p w:rsidRPr="00904AA5" w:rsidR="000B6E69" w:rsidP="0075352B" w:rsidRDefault="000B6E69" w14:paraId="36E1BFB4" w14:textId="783FF923">
            <w:pPr>
              <w:snapToGrid w:val="0"/>
              <w:spacing w:line="276" w:lineRule="auto"/>
              <w:jc w:val="both"/>
              <w:rPr>
                <w:sz w:val="20"/>
                <w:szCs w:val="20"/>
              </w:rPr>
            </w:pPr>
            <w:r w:rsidRPr="009135EC">
              <w:rPr>
                <w:b w:val="0"/>
                <w:sz w:val="20"/>
                <w:szCs w:val="20"/>
              </w:rPr>
              <w:t>Revisión y actualización.</w:t>
            </w:r>
          </w:p>
        </w:tc>
      </w:tr>
      <w:tr w:rsidRPr="00904AA5" w:rsidR="000B6E69" w:rsidTr="000B6E69" w14:paraId="7B1D039B" w14:textId="77777777">
        <w:tc>
          <w:tcPr>
            <w:tcW w:w="1264" w:type="dxa"/>
            <w:vMerge/>
          </w:tcPr>
          <w:p w:rsidRPr="0086353E" w:rsidR="000B6E69" w:rsidP="0075352B" w:rsidRDefault="000B6E69" w14:paraId="6710B141" w14:textId="77777777">
            <w:pPr>
              <w:snapToGrid w:val="0"/>
              <w:spacing w:line="276" w:lineRule="auto"/>
              <w:jc w:val="both"/>
              <w:rPr>
                <w:sz w:val="20"/>
                <w:szCs w:val="20"/>
              </w:rPr>
            </w:pPr>
          </w:p>
        </w:tc>
        <w:tc>
          <w:tcPr>
            <w:tcW w:w="1855" w:type="dxa"/>
          </w:tcPr>
          <w:p w:rsidRPr="00BE036B" w:rsidR="000B6E69" w:rsidP="0075352B" w:rsidRDefault="000B6E69" w14:paraId="066CFFE2" w14:textId="7BAA74C1">
            <w:pPr>
              <w:snapToGrid w:val="0"/>
              <w:spacing w:line="276" w:lineRule="auto"/>
              <w:jc w:val="both"/>
              <w:rPr>
                <w:color w:val="000000"/>
                <w:sz w:val="20"/>
                <w:szCs w:val="20"/>
              </w:rPr>
            </w:pPr>
            <w:r w:rsidRPr="00BE036B">
              <w:rPr>
                <w:b w:val="0"/>
                <w:color w:val="000000"/>
                <w:sz w:val="20"/>
                <w:szCs w:val="20"/>
              </w:rPr>
              <w:t>María Inés Machado López</w:t>
            </w:r>
          </w:p>
        </w:tc>
        <w:tc>
          <w:tcPr>
            <w:tcW w:w="1559" w:type="dxa"/>
          </w:tcPr>
          <w:p w:rsidR="000B6E69" w:rsidP="0075352B" w:rsidRDefault="000B6E69" w14:paraId="1EA123F2" w14:textId="554E0886">
            <w:pPr>
              <w:snapToGrid w:val="0"/>
              <w:spacing w:line="276" w:lineRule="auto"/>
              <w:jc w:val="both"/>
              <w:rPr>
                <w:sz w:val="20"/>
                <w:szCs w:val="20"/>
              </w:rPr>
            </w:pPr>
            <w:r>
              <w:rPr>
                <w:b w:val="0"/>
                <w:sz w:val="20"/>
                <w:szCs w:val="20"/>
              </w:rPr>
              <w:t>Revisora metodológica</w:t>
            </w:r>
          </w:p>
        </w:tc>
        <w:tc>
          <w:tcPr>
            <w:tcW w:w="1985" w:type="dxa"/>
          </w:tcPr>
          <w:p w:rsidR="000B6E69" w:rsidP="0075352B" w:rsidRDefault="000B6E69" w14:paraId="2DA9D2A0" w14:textId="77777777">
            <w:pPr>
              <w:spacing w:line="276" w:lineRule="auto"/>
              <w:rPr>
                <w:b w:val="0"/>
                <w:sz w:val="20"/>
                <w:szCs w:val="20"/>
              </w:rPr>
            </w:pPr>
            <w:r>
              <w:rPr>
                <w:b w:val="0"/>
                <w:sz w:val="20"/>
                <w:szCs w:val="20"/>
              </w:rPr>
              <w:t>Regional Tolima.</w:t>
            </w:r>
          </w:p>
          <w:p w:rsidR="000B6E69" w:rsidP="0075352B" w:rsidRDefault="000B6E69" w14:paraId="26ECC026" w14:textId="670204B6">
            <w:pPr>
              <w:spacing w:line="276" w:lineRule="auto"/>
              <w:rPr>
                <w:sz w:val="20"/>
                <w:szCs w:val="20"/>
              </w:rPr>
            </w:pPr>
            <w:r>
              <w:rPr>
                <w:b w:val="0"/>
                <w:sz w:val="20"/>
                <w:szCs w:val="20"/>
              </w:rPr>
              <w:t>Centro de Servicios y Comercio</w:t>
            </w:r>
          </w:p>
        </w:tc>
        <w:tc>
          <w:tcPr>
            <w:tcW w:w="1327" w:type="dxa"/>
          </w:tcPr>
          <w:p w:rsidR="000B6E69" w:rsidP="0075352B" w:rsidRDefault="000B6E69" w14:paraId="63944559" w14:textId="74149BD3">
            <w:pPr>
              <w:snapToGrid w:val="0"/>
              <w:spacing w:line="276" w:lineRule="auto"/>
              <w:jc w:val="both"/>
              <w:rPr>
                <w:sz w:val="20"/>
                <w:szCs w:val="20"/>
              </w:rPr>
            </w:pPr>
            <w:r>
              <w:rPr>
                <w:b w:val="0"/>
                <w:sz w:val="20"/>
                <w:szCs w:val="20"/>
              </w:rPr>
              <w:t>Noviembre 2023</w:t>
            </w:r>
          </w:p>
        </w:tc>
        <w:tc>
          <w:tcPr>
            <w:tcW w:w="1977" w:type="dxa"/>
          </w:tcPr>
          <w:p w:rsidR="000B6E69" w:rsidP="0075352B" w:rsidRDefault="000B6E69" w14:paraId="4A35557A" w14:textId="4A3509A7">
            <w:pPr>
              <w:snapToGrid w:val="0"/>
              <w:spacing w:line="276" w:lineRule="auto"/>
              <w:jc w:val="both"/>
              <w:rPr>
                <w:sz w:val="20"/>
                <w:szCs w:val="20"/>
              </w:rPr>
            </w:pPr>
            <w:r>
              <w:rPr>
                <w:b w:val="0"/>
                <w:sz w:val="20"/>
                <w:szCs w:val="20"/>
              </w:rPr>
              <w:t>Revisión de cambios 2023, revisión metodológica.</w:t>
            </w:r>
          </w:p>
        </w:tc>
      </w:tr>
    </w:tbl>
    <w:p w:rsidRPr="0086353E" w:rsidR="0059034F" w:rsidP="0075352B" w:rsidRDefault="0059034F" w14:paraId="21A603B0" w14:textId="77777777">
      <w:pPr>
        <w:snapToGrid w:val="0"/>
        <w:rPr>
          <w:color w:val="000000"/>
          <w:sz w:val="20"/>
          <w:szCs w:val="20"/>
        </w:rPr>
      </w:pPr>
    </w:p>
    <w:p w:rsidRPr="0086353E" w:rsidR="0059034F" w:rsidP="0075352B" w:rsidRDefault="0059034F" w14:paraId="78E8465C" w14:textId="77777777">
      <w:pPr>
        <w:snapToGrid w:val="0"/>
        <w:rPr>
          <w:sz w:val="20"/>
          <w:szCs w:val="20"/>
        </w:rPr>
      </w:pPr>
    </w:p>
    <w:p w:rsidRPr="0086353E" w:rsidR="007C4702" w:rsidP="0075352B" w:rsidRDefault="007C4702" w14:paraId="01E025F2" w14:textId="77777777">
      <w:pPr>
        <w:snapToGrid w:val="0"/>
        <w:rPr>
          <w:sz w:val="20"/>
          <w:szCs w:val="20"/>
        </w:rPr>
      </w:pPr>
    </w:p>
    <w:p w:rsidRPr="0086353E" w:rsidR="007C4702" w:rsidP="00B8516C" w:rsidRDefault="007C4702" w14:paraId="4F6A9B2D" w14:textId="6BD22767">
      <w:pPr>
        <w:snapToGrid w:val="0"/>
        <w:spacing w:after="120"/>
        <w:rPr>
          <w:sz w:val="20"/>
          <w:szCs w:val="20"/>
        </w:rPr>
      </w:pPr>
      <w:r w:rsidRPr="0086353E">
        <w:rPr>
          <w:sz w:val="20"/>
          <w:szCs w:val="20"/>
        </w:rPr>
        <w:t xml:space="preserve"> </w:t>
      </w:r>
    </w:p>
    <w:sectPr w:rsidRPr="0086353E" w:rsidR="007C4702">
      <w:headerReference w:type="default" r:id="rId44"/>
      <w:footerReference w:type="default" r:id="rId45"/>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MF" w:author="María Fernanda" w:date="2022-10-24T10:43:00Z" w:id="3">
    <w:p w:rsidR="002316A1" w:rsidRDefault="002316A1" w14:paraId="5F44F6EB" w14:textId="77777777">
      <w:pPr>
        <w:pStyle w:val="Textocomentario"/>
      </w:pPr>
      <w:r>
        <w:rPr>
          <w:rStyle w:val="Refdecomentario"/>
        </w:rPr>
        <w:annotationRef/>
      </w:r>
      <w:r>
        <w:t xml:space="preserve">Equipo de producción se solicita vincular al lado del texto la imagen de referencia </w:t>
      </w:r>
    </w:p>
    <w:p w:rsidR="002316A1" w:rsidRDefault="002316A1" w14:paraId="646C31C0" w14:textId="15290DFB">
      <w:pPr>
        <w:pStyle w:val="Textocomentario"/>
      </w:pPr>
      <w:hyperlink w:history="1" w:anchor="query=empresarial&amp;from_query=arquitectura%20empresarial&amp;position=7&amp;from_view=search&amp;track=sph" r:id="rId1">
        <w:r w:rsidRPr="00891902">
          <w:rPr>
            <w:rStyle w:val="Hipervnculo"/>
          </w:rPr>
          <w:t>https://www.freepik.es/vector-gratis/concepto-comunicacion-empresarial-diseno-plano-dibujado-mano_20904385.htm#query=empresarial&amp;from_query=arquitectura%20empresarial&amp;position=7&amp;from_view=search&amp;track=sph</w:t>
        </w:r>
      </w:hyperlink>
    </w:p>
    <w:p w:rsidR="002316A1" w:rsidRDefault="002316A1" w14:paraId="1003EA79" w14:textId="16195204">
      <w:pPr>
        <w:pStyle w:val="Textocomentario"/>
      </w:pPr>
    </w:p>
  </w:comment>
  <w:comment w:initials="MIML" w:author="María Inés Machado López" w:date="2023-11-11T09:15:00Z" w:id="4">
    <w:p w:rsidR="00277E0B" w:rsidRDefault="00277E0B" w14:paraId="270DD3FF" w14:textId="7180F5C2">
      <w:pPr>
        <w:pStyle w:val="Textocomentario"/>
      </w:pPr>
      <w:r>
        <w:rPr>
          <w:rStyle w:val="Refdecomentario"/>
        </w:rPr>
        <w:annotationRef/>
      </w:r>
      <w:r>
        <w:t>Texto Alt.</w:t>
      </w:r>
    </w:p>
    <w:p w:rsidR="00277E0B" w:rsidRDefault="00277E0B" w14:paraId="7B60FFE5" w14:textId="56A004A9">
      <w:pPr>
        <w:pStyle w:val="Textocomentario"/>
      </w:pPr>
    </w:p>
    <w:p w:rsidR="00277E0B" w:rsidRDefault="00277E0B" w14:paraId="53DFAB0C" w14:textId="677DC5F5">
      <w:pPr>
        <w:pStyle w:val="Textocomentario"/>
      </w:pPr>
      <w:r>
        <w:t>La figura 1, indica que el marco de referencia de la AE a nivel nacional, involucra la arquitectura propia del negocio (a que se dedica), y la arquitectura correspondiente con los recursos tecnológicos que requiere para su funcionamiento.</w:t>
      </w:r>
    </w:p>
  </w:comment>
  <w:comment w:initials="MIML" w:author="María Inés Machado López" w:date="2023-11-11T09:37:00Z" w:id="5">
    <w:p w:rsidR="00B46E1D" w:rsidRDefault="00B46E1D" w14:paraId="36D65FD8" w14:textId="08D23EE0">
      <w:pPr>
        <w:pStyle w:val="Textocomentario"/>
      </w:pPr>
      <w:r>
        <w:rPr>
          <w:rStyle w:val="Refdecomentario"/>
        </w:rPr>
        <w:annotationRef/>
      </w:r>
      <w:r>
        <w:t>Imagen editable en Anexos, archivo figuras, bajo el nombre de figura 1.</w:t>
      </w:r>
    </w:p>
  </w:comment>
  <w:comment w:initials="MIML" w:author="María Inés Machado López" w:date="2023-11-11T09:20:00Z" w:id="6">
    <w:p w:rsidR="00277E0B" w:rsidRDefault="00277E0B" w14:paraId="00398DFC" w14:textId="6693A2F8">
      <w:pPr>
        <w:pStyle w:val="Textocomentario"/>
      </w:pPr>
      <w:r>
        <w:rPr>
          <w:rStyle w:val="Refdecomentario"/>
        </w:rPr>
        <w:annotationRef/>
      </w:r>
      <w:r>
        <w:t>Equipo de producción se solicita utilizar el recurso texto resaltado</w:t>
      </w:r>
    </w:p>
  </w:comment>
  <w:comment w:initials="MIML" w:author="María Inés Machado López" w:date="2023-11-11T09:22:00Z" w:id="7">
    <w:p w:rsidR="0075352B" w:rsidRDefault="0075352B" w14:paraId="6A0143F9" w14:textId="06D08848">
      <w:pPr>
        <w:pStyle w:val="Textocomentario"/>
      </w:pPr>
      <w:r>
        <w:rPr>
          <w:rStyle w:val="Refdecomentario"/>
        </w:rPr>
        <w:annotationRef/>
      </w:r>
      <w:r>
        <w:t>Equipo de producción se solicita vincular el recurso texto resaltado.</w:t>
      </w:r>
    </w:p>
  </w:comment>
  <w:comment w:initials="MIML" w:author="María Inés Machado López" w:date="2023-11-11T09:39:00Z" w:id="16">
    <w:p w:rsidR="00B46E1D" w:rsidRDefault="00B46E1D" w14:paraId="2FDDA3E7" w14:textId="6C261A83">
      <w:pPr>
        <w:pStyle w:val="Textocomentario"/>
      </w:pPr>
      <w:r>
        <w:rPr>
          <w:rStyle w:val="Refdecomentario"/>
        </w:rPr>
        <w:annotationRef/>
      </w:r>
      <w:r>
        <w:t>Texto Alt.</w:t>
      </w:r>
    </w:p>
    <w:p w:rsidR="00B46E1D" w:rsidRDefault="00B46E1D" w14:paraId="0CD40D47" w14:textId="686A001C">
      <w:pPr>
        <w:pStyle w:val="Textocomentario"/>
      </w:pPr>
    </w:p>
    <w:p w:rsidR="00B46E1D" w:rsidRDefault="00B46E1D" w14:paraId="45932171" w14:textId="199153D6">
      <w:pPr>
        <w:pStyle w:val="Textocomentario"/>
      </w:pPr>
      <w:r>
        <w:t>La clasificación  de los requerimientos se clasifica de acuerdo a si estos son funcionales o no funcionales.</w:t>
      </w:r>
    </w:p>
  </w:comment>
  <w:comment w:initials="MIML" w:author="María Inés Machado López" w:date="2023-11-11T09:37:00Z" w:id="17">
    <w:p w:rsidR="00B46E1D" w:rsidRDefault="00B46E1D" w14:paraId="0485176E" w14:textId="4CE865C6">
      <w:pPr>
        <w:pStyle w:val="Textocomentario"/>
      </w:pPr>
      <w:r>
        <w:rPr>
          <w:rStyle w:val="Refdecomentario"/>
        </w:rPr>
        <w:annotationRef/>
      </w:r>
      <w:r>
        <w:t>Imagen editable en Anexos, archivo figu</w:t>
      </w:r>
      <w:r>
        <w:t>ras, bajo el nombre de figura 2.</w:t>
      </w:r>
    </w:p>
  </w:comment>
  <w:comment w:initials="MF" w:author="María Fernanda" w:date="2022-10-31T08:52:00Z" w:id="28">
    <w:p w:rsidRPr="00E51A9C" w:rsidR="002316A1" w:rsidP="00E51A9C" w:rsidRDefault="002316A1" w14:paraId="5ECB6F01" w14:textId="649A0143">
      <w:pPr>
        <w:rPr>
          <w:lang w:val="es-MX"/>
        </w:rPr>
      </w:pPr>
      <w:r>
        <w:rPr>
          <w:rStyle w:val="Refdecomentario"/>
        </w:rPr>
        <w:annotationRef/>
      </w:r>
      <w:r>
        <w:rPr>
          <w:lang w:val="es-MX"/>
        </w:rPr>
        <w:t>Equipo de producción vincular recurso texto resaltado.</w:t>
      </w:r>
    </w:p>
  </w:comment>
  <w:comment w:initials="MIML" w:author="María Inés Machado López" w:date="2023-11-11T09:50:00Z" w:id="32">
    <w:p w:rsidR="00961797" w:rsidRDefault="00961797" w14:paraId="2096D009" w14:textId="06AA0D1D">
      <w:pPr>
        <w:pStyle w:val="Textocomentario"/>
      </w:pPr>
      <w:r>
        <w:rPr>
          <w:rStyle w:val="Refdecomentario"/>
        </w:rPr>
        <w:annotationRef/>
      </w:r>
      <w:r>
        <w:t>Texto Alt.</w:t>
      </w:r>
    </w:p>
    <w:p w:rsidR="00961797" w:rsidRDefault="00961797" w14:paraId="44C5D56C" w14:textId="62720642">
      <w:pPr>
        <w:pStyle w:val="Textocomentario"/>
      </w:pPr>
    </w:p>
    <w:p w:rsidR="00961797" w:rsidRDefault="00961797" w14:paraId="4B66F2C9" w14:textId="03DB9ECF">
      <w:pPr>
        <w:pStyle w:val="Textocomentario"/>
      </w:pPr>
      <w:r>
        <w:t>Las características del catálogo de servicios, corresponde con la capacidad y valor que ofrece un servicio, denominado utilidad, así como al compromiso del vendedor al entregar su producto.</w:t>
      </w:r>
    </w:p>
  </w:comment>
  <w:comment w:initials="MIML" w:author="María Inés Machado López" w:date="2023-11-11T09:50:00Z" w:id="31">
    <w:p w:rsidR="00961797" w:rsidRDefault="00961797" w14:paraId="7BCD58DE" w14:textId="2605AD99">
      <w:pPr>
        <w:pStyle w:val="Textocomentario"/>
      </w:pPr>
      <w:r>
        <w:rPr>
          <w:rStyle w:val="Refdecomentario"/>
        </w:rPr>
        <w:annotationRef/>
      </w:r>
      <w:r>
        <w:t>Imagen editable en Anexos, archivo figu</w:t>
      </w:r>
      <w:r>
        <w:t>ras, bajo el nombre de figura 3.</w:t>
      </w:r>
    </w:p>
  </w:comment>
  <w:comment w:initials="MF" w:author="María Fernanda" w:date="2022-10-24T18:24:00Z" w:id="53">
    <w:p w:rsidR="002316A1" w:rsidRDefault="002316A1" w14:paraId="1DDEE502" w14:textId="6D42E3D5">
      <w:pPr>
        <w:pStyle w:val="Textocomentario"/>
      </w:pPr>
      <w:r>
        <w:rPr>
          <w:rStyle w:val="Refdecomentario"/>
        </w:rPr>
        <w:annotationRef/>
      </w:r>
      <w:hyperlink w:history="1" w:anchor="query=restaurante&amp;position=20&amp;from_view=search&amp;track=sph" r:id="rId2">
        <w:r w:rsidRPr="00891902">
          <w:rPr>
            <w:rStyle w:val="Hipervnculo"/>
          </w:rPr>
          <w:t>https://www.freepik.es/foto-gratis/joven-camarero-recomendando-invitados-que-pedir-menu-cafe_26401461.htm#query=restaurante&amp;position=20&amp;from_view=search&amp;track=sph</w:t>
        </w:r>
      </w:hyperlink>
    </w:p>
    <w:p w:rsidR="002316A1" w:rsidRDefault="002316A1" w14:paraId="39B8D4E4" w14:textId="77777777">
      <w:pPr>
        <w:pStyle w:val="Textocomentario"/>
      </w:pPr>
    </w:p>
    <w:p w:rsidR="002316A1" w:rsidRDefault="002316A1" w14:paraId="3501511E" w14:textId="77777777">
      <w:pPr>
        <w:pStyle w:val="Textocomentario"/>
      </w:pPr>
    </w:p>
    <w:p w:rsidR="002316A1" w:rsidRDefault="002316A1" w14:paraId="0730EE4C" w14:textId="77777777">
      <w:pPr>
        <w:pStyle w:val="Textocomentario"/>
      </w:pPr>
    </w:p>
    <w:p w:rsidR="002316A1" w:rsidRDefault="002316A1" w14:paraId="7C6151D2" w14:textId="0E91B748">
      <w:pPr>
        <w:pStyle w:val="Textocomentario"/>
      </w:pPr>
    </w:p>
  </w:comment>
  <w:comment w:initials="MF" w:author="María Fernanda" w:date="2022-10-31T08:55:00Z" w:id="64">
    <w:p w:rsidR="002316A1" w:rsidRDefault="002316A1" w14:paraId="3310CF6F" w14:textId="39D5DD64">
      <w:pPr>
        <w:pStyle w:val="Textocomentario"/>
      </w:pPr>
      <w:r>
        <w:rPr>
          <w:rStyle w:val="Refdecomentario"/>
        </w:rPr>
        <w:annotationRef/>
      </w:r>
      <w:r>
        <w:t>Equipo de producción se solicita vincular recurso cajón texto resaltado.</w:t>
      </w:r>
    </w:p>
  </w:comment>
  <w:comment w:initials="MIML" w:author="María Inés Machado López" w:date="2023-11-11T10:06:00Z" w:id="81">
    <w:p w:rsidR="001E6952" w:rsidRDefault="001E6952" w14:paraId="72484286" w14:textId="723BF21C">
      <w:pPr>
        <w:pStyle w:val="Textocomentario"/>
      </w:pPr>
      <w:r>
        <w:rPr>
          <w:rStyle w:val="Refdecomentario"/>
        </w:rPr>
        <w:annotationRef/>
      </w:r>
      <w:r>
        <w:t>Equipo de producción, aplica listado ordenado</w:t>
      </w:r>
    </w:p>
  </w:comment>
  <w:comment w:initials="MF" w:author="María Fernanda" w:date="2022-10-25T08:02:00Z" w:id="82">
    <w:p w:rsidR="002316A1" w:rsidRDefault="002316A1" w14:paraId="5A6673F2" w14:textId="223073F8">
      <w:pPr>
        <w:pStyle w:val="Textocomentario"/>
      </w:pPr>
      <w:r>
        <w:rPr>
          <w:rStyle w:val="Refdecomentario"/>
        </w:rPr>
        <w:annotationRef/>
      </w:r>
      <w:hyperlink w:history="1" w:anchor="query=ISO&amp;position=5&amp;from_view=search&amp;track=sph" r:id="rId3">
        <w:r w:rsidRPr="00B334DE">
          <w:rPr>
            <w:rStyle w:val="Hipervnculo"/>
          </w:rPr>
          <w:t>https://www.freepik.es/vector-gratis/ilustracion-concepto-certificacion_12704350.htm#query=ISO&amp;position=5&amp;from_view=search&amp;track=sph</w:t>
        </w:r>
      </w:hyperlink>
    </w:p>
    <w:p w:rsidR="002316A1" w:rsidRDefault="002316A1" w14:paraId="7BA38C88" w14:textId="2096F5F5">
      <w:pPr>
        <w:pStyle w:val="Textocomentario"/>
      </w:pPr>
    </w:p>
  </w:comment>
  <w:comment w:initials="MF" w:author="María Fernanda" w:date="2022-10-31T08:56:00Z" w:id="83">
    <w:p w:rsidR="002316A1" w:rsidRDefault="002316A1" w14:paraId="70D05546" w14:textId="57690E1C">
      <w:pPr>
        <w:pStyle w:val="Textocomentario"/>
      </w:pPr>
      <w:r>
        <w:rPr>
          <w:rStyle w:val="Refdecomentario"/>
        </w:rPr>
        <w:annotationRef/>
      </w:r>
      <w:r>
        <w:t>Se solicita vincular recurso cajón texto resaltado.</w:t>
      </w:r>
    </w:p>
  </w:comment>
  <w:comment w:initials="HAD" w:author="Humberto Arias Diaz" w:date="2023-10-02T17:10:00Z" w:id="90">
    <w:p w:rsidR="002316A1" w:rsidP="00550DEC" w:rsidRDefault="002316A1" w14:paraId="6276E79E" w14:textId="77777777">
      <w:pPr>
        <w:pStyle w:val="Textocomentario"/>
      </w:pPr>
      <w:r>
        <w:rPr>
          <w:rStyle w:val="Refdecomentario"/>
        </w:rPr>
        <w:annotationRef/>
      </w:r>
      <w:r>
        <w:t>Texto alternativo Alt</w:t>
      </w:r>
    </w:p>
    <w:p w:rsidR="002316A1" w:rsidP="00550DEC" w:rsidRDefault="002316A1" w14:paraId="06A079A9" w14:textId="77777777">
      <w:pPr>
        <w:pStyle w:val="Textocomentario"/>
      </w:pPr>
      <w:r>
        <w:t>Figura 1 División de requisitos según su origen y características</w:t>
      </w:r>
    </w:p>
    <w:p w:rsidR="002316A1" w:rsidP="00550DEC" w:rsidRDefault="002316A1" w14:paraId="5567F307" w14:textId="77777777">
      <w:pPr>
        <w:pStyle w:val="Textocomentario"/>
      </w:pPr>
      <w:r>
        <w:t>En la figura se observa la estructura piramidal, de arriba hacia abajo:</w:t>
      </w:r>
    </w:p>
    <w:p w:rsidR="002316A1" w:rsidP="00550DEC" w:rsidRDefault="002316A1" w14:paraId="0FE33AF3" w14:textId="77777777">
      <w:pPr>
        <w:pStyle w:val="Textocomentario"/>
      </w:pPr>
      <w:r w:rsidRPr="008833AB">
        <w:rPr>
          <w:b/>
        </w:rPr>
        <w:t>Necesidades</w:t>
      </w:r>
      <w:r>
        <w:t>: Solicitud del interesado.</w:t>
      </w:r>
    </w:p>
    <w:p w:rsidR="002316A1" w:rsidP="00550DEC" w:rsidRDefault="002316A1" w14:paraId="1B5922DE" w14:textId="77777777">
      <w:pPr>
        <w:pStyle w:val="Textocomentario"/>
      </w:pPr>
      <w:r w:rsidRPr="008833AB">
        <w:rPr>
          <w:b/>
        </w:rPr>
        <w:t>Características</w:t>
      </w:r>
      <w:r>
        <w:t>: Servicio proporcionado por el sistema.</w:t>
      </w:r>
    </w:p>
    <w:p w:rsidR="002316A1" w:rsidP="00550DEC" w:rsidRDefault="002316A1" w14:paraId="459B6707" w14:textId="77777777">
      <w:pPr>
        <w:pStyle w:val="Textocomentario"/>
      </w:pPr>
      <w:r w:rsidRPr="008833AB">
        <w:rPr>
          <w:b/>
        </w:rPr>
        <w:t>Casos de uso</w:t>
      </w:r>
      <w:r>
        <w:t>: Descripción de los comportamientos o acciones en el sistema.</w:t>
      </w:r>
    </w:p>
    <w:p w:rsidR="002316A1" w:rsidP="00550DEC" w:rsidRDefault="002316A1" w14:paraId="75CC6336" w14:textId="77777777">
      <w:pPr>
        <w:pStyle w:val="Textocomentario"/>
      </w:pPr>
      <w:r w:rsidRPr="008833AB">
        <w:rPr>
          <w:b/>
        </w:rPr>
        <w:t>Escenarios</w:t>
      </w:r>
      <w:r>
        <w:t>: Se relacionan con las secuencias de las acciones o rutas a través de un caso de uso.</w:t>
      </w:r>
    </w:p>
    <w:p w:rsidR="002316A1" w:rsidP="00550DEC" w:rsidRDefault="002316A1" w14:paraId="7C67B34D" w14:textId="3D070F7F">
      <w:pPr>
        <w:pStyle w:val="Textocomentario"/>
      </w:pPr>
      <w:r w:rsidRPr="008833AB">
        <w:rPr>
          <w:b/>
        </w:rPr>
        <w:t>Casos de prueba</w:t>
      </w:r>
      <w:r>
        <w:t>: Especificaciones de cada una de las entradas necesarias para la prueba, la condición de su ejecución con el resultado esperado, verificando si los requisitos complementarios se aplican correctamente.</w:t>
      </w:r>
    </w:p>
  </w:comment>
  <w:comment w:initials="MF" w:author="María Fernanda" w:date="2022-10-31T08:58:00Z" w:id="118">
    <w:p w:rsidR="002316A1" w:rsidRDefault="002316A1" w14:paraId="3B86823B" w14:textId="594204DB">
      <w:pPr>
        <w:pStyle w:val="Textocomentario"/>
      </w:pPr>
      <w:r>
        <w:rPr>
          <w:rStyle w:val="Refdecomentario"/>
        </w:rPr>
        <w:annotationRef/>
      </w:r>
      <w:r>
        <w:t>Se solicita vincular el recurso cajón texto resaltado.</w:t>
      </w:r>
    </w:p>
  </w:comment>
  <w:comment w:initials="HAD" w:author="Humberto Arias Diaz" w:date="2023-10-03T14:34:00Z" w:id="135">
    <w:p w:rsidR="002316A1" w:rsidP="00FC7FBC" w:rsidRDefault="002316A1" w14:paraId="56834B02" w14:textId="77777777">
      <w:pPr>
        <w:pStyle w:val="Textocomentario"/>
      </w:pPr>
      <w:r>
        <w:rPr>
          <w:rStyle w:val="Refdecomentario"/>
        </w:rPr>
        <w:annotationRef/>
      </w:r>
      <w:r>
        <w:t>Texto alternativo Alt</w:t>
      </w:r>
    </w:p>
    <w:p w:rsidR="002316A1" w:rsidP="00FC7FBC" w:rsidRDefault="002316A1" w14:paraId="05E17ED2" w14:textId="77777777">
      <w:pPr>
        <w:pStyle w:val="Textocomentario"/>
      </w:pPr>
      <w:r>
        <w:t>Figura 2 Pasos o etapas de la ejecución del proceso de AE</w:t>
      </w:r>
    </w:p>
    <w:p w:rsidR="002316A1" w:rsidP="00FC7FBC" w:rsidRDefault="002316A1" w14:paraId="1CE42BE6" w14:textId="36CAF1C4">
      <w:pPr>
        <w:pStyle w:val="Textocomentario"/>
      </w:pPr>
      <w:r>
        <w:t>En la figura se observa en secuencia, arquitectura actual, arquitectura objetivo, análisis de brecha, mapa de ruta, evaluación del ejercicio.</w:t>
      </w:r>
    </w:p>
  </w:comment>
  <w:comment w:initials="MF" w:author="María Fernanda" w:date="2022-10-31T08:58:00Z" w:id="136">
    <w:p w:rsidR="002316A1" w:rsidRDefault="002316A1" w14:paraId="2DBDA45B" w14:textId="374CB001">
      <w:pPr>
        <w:pStyle w:val="Textocomentario"/>
      </w:pPr>
      <w:r>
        <w:rPr>
          <w:rStyle w:val="Refdecomentario"/>
        </w:rPr>
        <w:annotationRef/>
      </w:r>
      <w:r>
        <w:t>Se solicita vincular el recurso cajón texto resaltado.</w:t>
      </w:r>
    </w:p>
  </w:comment>
  <w:comment w:initials="MF" w:author="María Fernanda" w:date="2022-10-31T08:59:00Z" w:id="139">
    <w:p w:rsidR="002316A1" w:rsidRDefault="002316A1" w14:paraId="1408F227" w14:textId="20C71FC4">
      <w:pPr>
        <w:pStyle w:val="Textocomentario"/>
      </w:pPr>
      <w:r>
        <w:rPr>
          <w:rStyle w:val="Refdecomentario"/>
        </w:rPr>
        <w:annotationRef/>
      </w:r>
      <w:r>
        <w:t>Se solicita vincular el recurso cajón texto resaltado.</w:t>
      </w:r>
    </w:p>
  </w:comment>
  <w:comment w:initials="MF" w:author="María Fernanda" w:date="2022-10-31T08:59:00Z" w:id="142">
    <w:p w:rsidR="002316A1" w:rsidRDefault="002316A1" w14:paraId="121A5442" w14:textId="255FDA21">
      <w:pPr>
        <w:pStyle w:val="Textocomentario"/>
      </w:pPr>
      <w:r>
        <w:rPr>
          <w:rStyle w:val="Refdecomentario"/>
        </w:rPr>
        <w:annotationRef/>
      </w:r>
      <w:r>
        <w:t>Equipo de producción se solicita rediseñar la tabla que presenta la siguiente información:</w:t>
      </w:r>
    </w:p>
    <w:p w:rsidR="002316A1" w:rsidRDefault="002316A1" w14:paraId="3C057E5E" w14:textId="693FE6F9">
      <w:pPr>
        <w:pStyle w:val="Textocomentario"/>
      </w:pPr>
      <w:r>
        <w:t>Situación Objetivo (TO-BE)</w:t>
      </w:r>
    </w:p>
    <w:p w:rsidR="002316A1" w:rsidRDefault="002316A1" w14:paraId="28E84DD6" w14:textId="56CD0CA6">
      <w:pPr>
        <w:pStyle w:val="Textocomentario"/>
      </w:pPr>
      <w:r>
        <w:t>Entidad de Negocio 1</w:t>
      </w:r>
    </w:p>
    <w:p w:rsidR="002316A1" w:rsidP="00E51A9C" w:rsidRDefault="002316A1" w14:paraId="136B2788" w14:textId="15D53259">
      <w:pPr>
        <w:pStyle w:val="Textocomentario"/>
      </w:pPr>
      <w:r>
        <w:t>Entidad de Negocio 2</w:t>
      </w:r>
    </w:p>
    <w:p w:rsidR="002316A1" w:rsidP="00E51A9C" w:rsidRDefault="002316A1" w14:paraId="19153F71" w14:textId="4D4456AC">
      <w:pPr>
        <w:pStyle w:val="Textocomentario"/>
      </w:pPr>
      <w:r>
        <w:t>Entidad de Negocio 3</w:t>
      </w:r>
    </w:p>
    <w:p w:rsidR="002316A1" w:rsidP="00E51A9C" w:rsidRDefault="002316A1" w14:paraId="51BDE5AA" w14:textId="325E0DB1">
      <w:pPr>
        <w:pStyle w:val="Textocomentario"/>
      </w:pPr>
      <w:r>
        <w:t>Entidad de Negocio 4</w:t>
      </w:r>
    </w:p>
    <w:p w:rsidR="002316A1" w:rsidP="00E51A9C" w:rsidRDefault="002316A1" w14:paraId="5D40110C" w14:textId="31C1FC49">
      <w:pPr>
        <w:pStyle w:val="Textocomentario"/>
      </w:pPr>
      <w:r>
        <w:t>Entidad de Negocio 5</w:t>
      </w:r>
    </w:p>
    <w:p w:rsidR="002316A1" w:rsidP="00E51A9C" w:rsidRDefault="002316A1" w14:paraId="79F83D08" w14:textId="4E6726E9">
      <w:pPr>
        <w:pStyle w:val="Textocomentario"/>
      </w:pPr>
      <w:r>
        <w:t>Eliminar</w:t>
      </w:r>
    </w:p>
    <w:p w:rsidR="002316A1" w:rsidP="00E51A9C" w:rsidRDefault="002316A1" w14:paraId="664C867E" w14:textId="1CD5F2AA">
      <w:pPr>
        <w:pStyle w:val="Textocomentario"/>
      </w:pPr>
      <w:r>
        <w:t>ID Brecha</w:t>
      </w:r>
    </w:p>
    <w:p w:rsidR="002316A1" w:rsidP="00B14777" w:rsidRDefault="002316A1" w14:paraId="56CB13C9" w14:textId="47C2F06B">
      <w:pPr>
        <w:pStyle w:val="Textocomentario"/>
      </w:pPr>
      <w:r>
        <w:t>Entidad de Negocio</w:t>
      </w:r>
    </w:p>
    <w:p w:rsidR="002316A1" w:rsidP="00E51A9C" w:rsidRDefault="002316A1" w14:paraId="76CD2665" w14:textId="1C8E1004">
      <w:pPr>
        <w:pStyle w:val="Textocomentario"/>
      </w:pPr>
      <w:r>
        <w:t>Situación actual (AS-IS)</w:t>
      </w:r>
    </w:p>
    <w:p w:rsidR="002316A1" w:rsidP="00B14777" w:rsidRDefault="002316A1" w14:paraId="11092673" w14:textId="7C2F4ED8">
      <w:pPr>
        <w:pStyle w:val="Textocomentario"/>
      </w:pPr>
      <w:r>
        <w:t>Entidad de Negocio 1</w:t>
      </w:r>
    </w:p>
    <w:p w:rsidR="002316A1" w:rsidP="00B14777" w:rsidRDefault="002316A1" w14:paraId="3DF09BF2" w14:textId="5822FCFA">
      <w:pPr>
        <w:pStyle w:val="Textocomentario"/>
      </w:pPr>
      <w:r>
        <w:t>Entidad de Negocio 2</w:t>
      </w:r>
    </w:p>
    <w:p w:rsidR="002316A1" w:rsidP="00B14777" w:rsidRDefault="002316A1" w14:paraId="514FEB0B" w14:textId="5E911185">
      <w:pPr>
        <w:pStyle w:val="Textocomentario"/>
      </w:pPr>
      <w:r>
        <w:t>Entidad de Negocio 3</w:t>
      </w:r>
    </w:p>
    <w:p w:rsidR="002316A1" w:rsidP="00B14777" w:rsidRDefault="002316A1" w14:paraId="7E59FFCB" w14:textId="1FA002C1">
      <w:pPr>
        <w:pStyle w:val="Textocomentario"/>
      </w:pPr>
      <w:r>
        <w:t>Entidad de Negocio 4</w:t>
      </w:r>
    </w:p>
    <w:p w:rsidR="002316A1" w:rsidP="00B14777" w:rsidRDefault="002316A1" w14:paraId="589667C0" w14:textId="7C3E34B6">
      <w:pPr>
        <w:pStyle w:val="Textocomentario"/>
      </w:pPr>
      <w:r>
        <w:t>Entidad de Negocio 5</w:t>
      </w:r>
    </w:p>
    <w:p w:rsidR="002316A1" w:rsidP="00B14777" w:rsidRDefault="002316A1" w14:paraId="79792F1D" w14:textId="494F6B5A">
      <w:pPr>
        <w:pStyle w:val="Textocomentario"/>
      </w:pPr>
      <w:r>
        <w:t>Entidad de Negocio 6</w:t>
      </w:r>
    </w:p>
    <w:p w:rsidR="002316A1" w:rsidP="00B14777" w:rsidRDefault="002316A1" w14:paraId="06D63C82" w14:textId="14F460FE">
      <w:pPr>
        <w:pStyle w:val="Textocomentario"/>
      </w:pPr>
      <w:r>
        <w:t>Nuevo</w:t>
      </w:r>
    </w:p>
    <w:p w:rsidR="002316A1" w:rsidP="00B14777" w:rsidRDefault="002316A1" w14:paraId="7E39AAA4" w14:textId="19F7E5F7">
      <w:pPr>
        <w:pStyle w:val="Textocomentario"/>
      </w:pPr>
      <w:r>
        <w:t>ID Brecha</w:t>
      </w:r>
    </w:p>
    <w:p w:rsidR="002316A1" w:rsidP="00B14777" w:rsidRDefault="002316A1" w14:paraId="1528B817" w14:textId="77777777">
      <w:pPr>
        <w:pStyle w:val="Textocomentario"/>
      </w:pPr>
      <w:r>
        <w:t xml:space="preserve">Mantener </w:t>
      </w:r>
    </w:p>
    <w:p w:rsidR="002316A1" w:rsidP="00B14777" w:rsidRDefault="002316A1" w14:paraId="4AE29FD8" w14:textId="77777777">
      <w:pPr>
        <w:pStyle w:val="Textocomentario"/>
      </w:pPr>
      <w:r>
        <w:t xml:space="preserve">Mantener </w:t>
      </w:r>
    </w:p>
    <w:p w:rsidR="002316A1" w:rsidP="00B14777" w:rsidRDefault="002316A1" w14:paraId="563DF983" w14:textId="20D69E4E">
      <w:pPr>
        <w:pStyle w:val="Textocomentario"/>
      </w:pPr>
      <w:r>
        <w:t>Modificar</w:t>
      </w:r>
    </w:p>
    <w:p w:rsidR="002316A1" w:rsidP="00B14777" w:rsidRDefault="002316A1" w14:paraId="6483EAC7" w14:textId="33D2C955">
      <w:pPr>
        <w:pStyle w:val="Textocomentario"/>
      </w:pPr>
      <w:hyperlink w:history="1" r:id="rId4">
        <w:r w:rsidRPr="00065CFA">
          <w:rPr>
            <w:rStyle w:val="Hipervnculo"/>
            <w:bCs/>
          </w:rPr>
          <w:t>https://www.mintic.gov.co/arquitecturati/630/articles-9435_Guia_Proceso.pdf</w:t>
        </w:r>
      </w:hyperlink>
    </w:p>
    <w:p w:rsidR="002316A1" w:rsidP="00B14777" w:rsidRDefault="002316A1" w14:paraId="5EF857C4" w14:textId="77777777">
      <w:pPr>
        <w:pStyle w:val="Textocomentario"/>
      </w:pPr>
    </w:p>
    <w:p w:rsidR="002316A1" w:rsidP="00B14777" w:rsidRDefault="002316A1" w14:paraId="68EB9705" w14:textId="310D934D">
      <w:pPr>
        <w:pStyle w:val="Textocomentario"/>
      </w:pPr>
    </w:p>
    <w:p w:rsidR="002316A1" w:rsidP="00B14777" w:rsidRDefault="002316A1" w14:paraId="70D8CDCE" w14:textId="77777777">
      <w:pPr>
        <w:pStyle w:val="Textocomentario"/>
      </w:pPr>
    </w:p>
  </w:comment>
  <w:comment w:initials="HAD" w:author="Humberto Arias Diaz" w:date="2023-10-03T15:11:00Z" w:id="143">
    <w:p w:rsidR="002316A1" w:rsidP="00731033" w:rsidRDefault="002316A1" w14:paraId="6FC0E84E" w14:textId="77777777">
      <w:pPr>
        <w:pStyle w:val="Textocomentario"/>
      </w:pPr>
      <w:r>
        <w:rPr>
          <w:rStyle w:val="Refdecomentario"/>
        </w:rPr>
        <w:annotationRef/>
      </w:r>
      <w:r>
        <w:t>Texto alternativo Alt</w:t>
      </w:r>
    </w:p>
    <w:p w:rsidR="002316A1" w:rsidP="00731033" w:rsidRDefault="002316A1" w14:paraId="569CD865" w14:textId="2E24798F">
      <w:pPr>
        <w:pStyle w:val="Textocomentario"/>
      </w:pPr>
      <w:r>
        <w:t>Tabla 1 Herramienta para el análisis de brecha</w:t>
      </w:r>
    </w:p>
    <w:p w:rsidR="002316A1" w:rsidP="00731033" w:rsidRDefault="002316A1" w14:paraId="5AC033AC" w14:textId="62FF90FE">
      <w:pPr>
        <w:pStyle w:val="Textocomentario"/>
      </w:pPr>
      <w:r>
        <w:t xml:space="preserve">La tabla </w:t>
      </w:r>
      <w:r w:rsidRPr="00065E48">
        <w:t>contiene en el eje vertical los elementos de la arquitectura o situación actual (AS-IS)</w:t>
      </w:r>
      <w:r>
        <w:t xml:space="preserve">, entidad de negocio 1 a entidad de negocio 6, luego tiene nuevo y finaliza con ID brecha, en el eje horizontal </w:t>
      </w:r>
      <w:r w:rsidRPr="00065E48">
        <w:t xml:space="preserve">estarán los elementos de la arquitectura o situación objetivo (TO-BE), incluyendo </w:t>
      </w:r>
      <w:r>
        <w:t>el campo eliminar y finaliza con ID brecha</w:t>
      </w:r>
      <w:r w:rsidRPr="00065E48">
        <w:t>.</w:t>
      </w:r>
    </w:p>
  </w:comment>
  <w:comment w:initials="MIML" w:author="María Inés Machado López" w:date="2023-11-11T10:33:00Z" w:id="144">
    <w:p w:rsidR="006A1E29" w:rsidRDefault="006A1E29" w14:paraId="65E24E5A" w14:textId="79CDED90">
      <w:pPr>
        <w:pStyle w:val="Textocomentario"/>
      </w:pPr>
      <w:r>
        <w:rPr>
          <w:rStyle w:val="Refdecomentario"/>
        </w:rPr>
        <w:annotationRef/>
      </w:r>
      <w:r>
        <w:t>Equipo de producción hacer un llamado a la acción.</w:t>
      </w:r>
    </w:p>
  </w:comment>
  <w:comment w:initials="HAD" w:author="Humberto Arias Diaz" w:date="2023-10-03T22:04:00Z" w:id="153">
    <w:p w:rsidR="002316A1" w:rsidP="000C19E1" w:rsidRDefault="002316A1" w14:paraId="68E85E21" w14:textId="77777777">
      <w:pPr>
        <w:pStyle w:val="Textocomentario"/>
      </w:pPr>
      <w:r>
        <w:rPr>
          <w:rStyle w:val="Refdecomentario"/>
        </w:rPr>
        <w:annotationRef/>
      </w:r>
      <w:r>
        <w:t>Texto alternativo Alt</w:t>
      </w:r>
    </w:p>
    <w:p w:rsidR="002316A1" w:rsidP="000C19E1" w:rsidRDefault="002316A1" w14:paraId="357005AF" w14:textId="77777777">
      <w:pPr>
        <w:pStyle w:val="Textocomentario"/>
      </w:pPr>
      <w:r>
        <w:t xml:space="preserve">Tabla 2 Documentación de brechas </w:t>
      </w:r>
    </w:p>
    <w:p w:rsidR="002316A1" w:rsidP="000C19E1" w:rsidRDefault="002316A1" w14:paraId="0820DFF7" w14:textId="5446A734">
      <w:pPr>
        <w:pStyle w:val="Textocomentario"/>
      </w:pPr>
      <w:r>
        <w:t>En la tabla se observa los campos ID Brecha, Nombre, Descripción, Motivador (Drive) misional que soporta, y finaliza con el campo prioridad.</w:t>
      </w:r>
    </w:p>
  </w:comment>
  <w:comment w:initials="HAD" w:author="Humberto Arias Diaz" w:date="2023-10-03T15:30:00Z" w:id="154">
    <w:p w:rsidR="002316A1" w:rsidP="006B61B1" w:rsidRDefault="002316A1" w14:paraId="513735F6" w14:textId="77777777">
      <w:pPr>
        <w:pStyle w:val="Textocomentario"/>
      </w:pPr>
      <w:r>
        <w:rPr>
          <w:rStyle w:val="Refdecomentario"/>
        </w:rPr>
        <w:annotationRef/>
      </w:r>
      <w:r>
        <w:t>Texto alternativo Alt</w:t>
      </w:r>
    </w:p>
    <w:p w:rsidR="002316A1" w:rsidP="006B61B1" w:rsidRDefault="002316A1" w14:paraId="4E1DF369" w14:textId="1911BEAF">
      <w:pPr>
        <w:pStyle w:val="Textocomentario"/>
      </w:pPr>
      <w:r>
        <w:t>Tabla 3 Documentación de brechas diligenciado</w:t>
      </w:r>
    </w:p>
    <w:p w:rsidR="002316A1" w:rsidP="006B61B1" w:rsidRDefault="002316A1" w14:paraId="01A29C0C" w14:textId="6E0FE333">
      <w:pPr>
        <w:pStyle w:val="Textocomentario"/>
      </w:pPr>
      <w:r>
        <w:t>En la tabla se observan los campos: ID: Brecha B1, Nombre: Web service, Descripción: permite integración, Motivador (Driver) misional que soporta: automatizacion de procesos, Prioridad: 5.</w:t>
      </w:r>
    </w:p>
  </w:comment>
  <w:comment w:initials="HAD" w:author="Humberto Arias Diaz" w:date="2023-10-03T15:46:00Z" w:id="155">
    <w:p w:rsidR="002316A1" w:rsidP="00A2164E" w:rsidRDefault="002316A1" w14:paraId="4151C88F" w14:textId="77777777">
      <w:pPr>
        <w:pStyle w:val="Textocomentario"/>
      </w:pPr>
      <w:r>
        <w:rPr>
          <w:rStyle w:val="Refdecomentario"/>
        </w:rPr>
        <w:annotationRef/>
      </w:r>
      <w:r>
        <w:t>Texto alternativo Alt</w:t>
      </w:r>
    </w:p>
    <w:p w:rsidR="002316A1" w:rsidP="00A2164E" w:rsidRDefault="002316A1" w14:paraId="7987F03C" w14:textId="25EB57F3">
      <w:pPr>
        <w:pStyle w:val="Textocomentario"/>
      </w:pPr>
      <w:r>
        <w:t>Tabla 4 Documentación de componentes solución</w:t>
      </w:r>
    </w:p>
    <w:p w:rsidR="002316A1" w:rsidP="00A2164E" w:rsidRDefault="002316A1" w14:paraId="5E912AD5" w14:textId="30EC0C46">
      <w:pPr>
        <w:pStyle w:val="Textocomentario"/>
      </w:pPr>
      <w:r>
        <w:t>En la tabla se observa el formato con ID componente: C1 y C2, con los campos sin diligenciar: Nombre, Descripción, brechas asociadas.</w:t>
      </w:r>
    </w:p>
  </w:comment>
  <w:comment w:initials="HAD" w:author="Humberto Arias Diaz" w:date="2023-10-03T15:49:00Z" w:id="156">
    <w:p w:rsidR="002316A1" w:rsidP="003E6C0B" w:rsidRDefault="002316A1" w14:paraId="51599480" w14:textId="77777777">
      <w:pPr>
        <w:pStyle w:val="Textocomentario"/>
      </w:pPr>
      <w:r>
        <w:rPr>
          <w:rStyle w:val="Refdecomentario"/>
        </w:rPr>
        <w:annotationRef/>
      </w:r>
      <w:r>
        <w:t>Texto alternativo Alt</w:t>
      </w:r>
    </w:p>
    <w:p w:rsidR="002316A1" w:rsidP="003E6C0B" w:rsidRDefault="002316A1" w14:paraId="74A2CB5D" w14:textId="774D138C">
      <w:pPr>
        <w:pStyle w:val="Textocomentario"/>
      </w:pPr>
      <w:r>
        <w:t>Tabla 5 Estimación de recursos</w:t>
      </w:r>
    </w:p>
    <w:p w:rsidR="002316A1" w:rsidP="003E6C0B" w:rsidRDefault="002316A1" w14:paraId="48E75B75" w14:textId="44ACFA04">
      <w:pPr>
        <w:pStyle w:val="Textocomentario"/>
      </w:pPr>
      <w:r>
        <w:t>En la tabla se observa el formato con ID componente: C1 y C2, con los campos sin diligenciar: Esfuerzo (día/hombre), Duración (semanas), Costo (pesos).</w:t>
      </w:r>
    </w:p>
  </w:comment>
  <w:comment w:initials="HAD" w:author="Humberto Arias Diaz" w:date="2023-10-03T15:52:00Z" w:id="157">
    <w:p w:rsidR="002316A1" w:rsidP="00154332" w:rsidRDefault="002316A1" w14:paraId="47A1D45B" w14:textId="77777777">
      <w:pPr>
        <w:pStyle w:val="Textocomentario"/>
      </w:pPr>
      <w:r>
        <w:rPr>
          <w:rStyle w:val="Refdecomentario"/>
        </w:rPr>
        <w:annotationRef/>
      </w:r>
      <w:r>
        <w:t>Texto alternativo Alt</w:t>
      </w:r>
    </w:p>
    <w:p w:rsidR="002316A1" w:rsidP="00154332" w:rsidRDefault="002316A1" w14:paraId="265C77FC" w14:textId="3377373D">
      <w:pPr>
        <w:pStyle w:val="Textocomentario"/>
      </w:pPr>
      <w:r>
        <w:t>Tabla 6 Documentación de criterios de priorización</w:t>
      </w:r>
    </w:p>
    <w:p w:rsidR="002316A1" w:rsidP="00154332" w:rsidRDefault="002316A1" w14:paraId="566D6EA2" w14:textId="4473B89E">
      <w:pPr>
        <w:pStyle w:val="Textocomentario"/>
      </w:pPr>
      <w:r>
        <w:t>En la tabla se observa los campos sin diligenciar: ID Componente, Criterio, Descripción, Criticidad, Riesgo, Peso.</w:t>
      </w:r>
    </w:p>
  </w:comment>
  <w:comment w:initials="MF" w:author="María Fernanda" w:date="2022-10-31T09:07:00Z" w:id="164">
    <w:p w:rsidR="002316A1" w:rsidRDefault="002316A1" w14:paraId="591C3997" w14:textId="138050D4">
      <w:pPr>
        <w:pStyle w:val="Textocomentario"/>
      </w:pPr>
      <w:r>
        <w:rPr>
          <w:rStyle w:val="Refdecomentario"/>
        </w:rPr>
        <w:annotationRef/>
      </w:r>
      <w:r>
        <w:t>Se solicita realizar el recurso cajón texto resaltado.</w:t>
      </w:r>
    </w:p>
  </w:comment>
  <w:comment w:initials="MF" w:author="María Fernanda" w:date="2022-10-31T09:09:00Z" w:id="177">
    <w:p w:rsidR="002316A1" w:rsidRDefault="002316A1" w14:paraId="604E2B55" w14:textId="50696D30">
      <w:pPr>
        <w:pStyle w:val="Textocomentario"/>
      </w:pPr>
      <w:r>
        <w:rPr>
          <w:rStyle w:val="Refdecomentario"/>
        </w:rPr>
        <w:annotationRef/>
      </w:r>
      <w:r>
        <w:t>Se solicita vincular recurso cajón texto resaltado.</w:t>
      </w:r>
    </w:p>
  </w:comment>
  <w:comment w:initials="MF" w:author="María Fernanda" w:date="2022-10-30T22:29:00Z" w:id="181">
    <w:p w:rsidR="002316A1" w:rsidRDefault="002316A1" w14:paraId="4E9A2294" w14:textId="77777777">
      <w:pPr>
        <w:pStyle w:val="Textocomentario"/>
      </w:pPr>
      <w:r>
        <w:rPr>
          <w:rStyle w:val="Refdecomentario"/>
        </w:rPr>
        <w:annotationRef/>
      </w:r>
      <w:r>
        <w:t>Equipo de producción se solicita rediseñar el esquema que presenta la siguiente información;</w:t>
      </w:r>
    </w:p>
    <w:p w:rsidR="002316A1" w:rsidRDefault="002316A1" w14:paraId="0A1D47F3" w14:textId="77777777">
      <w:pPr>
        <w:pStyle w:val="Textocomentario"/>
      </w:pPr>
    </w:p>
    <w:p w:rsidR="002316A1" w:rsidRDefault="002316A1" w14:paraId="021567B7" w14:textId="1B9135F5">
      <w:pPr>
        <w:pStyle w:val="Textocomentario"/>
      </w:pPr>
      <w:r>
        <w:t>Digitador</w:t>
      </w:r>
    </w:p>
    <w:p w:rsidR="002316A1" w:rsidRDefault="002316A1" w14:paraId="2CCFBB97" w14:textId="5D40E095">
      <w:pPr>
        <w:pStyle w:val="Textocomentario"/>
      </w:pPr>
      <w:r>
        <w:t xml:space="preserve">CU7-01 Registrar Unidades Documentales </w:t>
      </w:r>
    </w:p>
    <w:p w:rsidRPr="007E7690" w:rsidR="002316A1" w:rsidRDefault="002316A1" w14:paraId="1CF49829" w14:textId="1E78FC21">
      <w:pPr>
        <w:pStyle w:val="Textocomentario"/>
        <w:rPr>
          <w:i/>
        </w:rPr>
      </w:pPr>
      <w:r w:rsidRPr="007E7690">
        <w:rPr>
          <w:i/>
        </w:rPr>
        <w:t>extend</w:t>
      </w:r>
    </w:p>
    <w:p w:rsidR="002316A1" w:rsidRDefault="002316A1" w14:paraId="1FC31F37" w14:textId="226D3BF5">
      <w:pPr>
        <w:pStyle w:val="Textocomentario"/>
      </w:pPr>
      <w:r>
        <w:t>CU7-03 Consultar Unidades Documentales</w:t>
      </w:r>
    </w:p>
    <w:p w:rsidR="002316A1" w:rsidRDefault="002316A1" w14:paraId="53A1E1CC" w14:textId="44136245">
      <w:pPr>
        <w:pStyle w:val="Textocomentario"/>
        <w:rPr>
          <w:i/>
        </w:rPr>
      </w:pPr>
      <w:r w:rsidRPr="007E7690">
        <w:rPr>
          <w:i/>
        </w:rPr>
        <w:t>Extend</w:t>
      </w:r>
    </w:p>
    <w:p w:rsidR="002316A1" w:rsidP="007E7690" w:rsidRDefault="002316A1" w14:paraId="49837969" w14:textId="3DD171E9">
      <w:pPr>
        <w:pStyle w:val="Textocomentario"/>
      </w:pPr>
      <w:r>
        <w:t>CU7-04 Eliminar Unidades Documentales</w:t>
      </w:r>
    </w:p>
    <w:p w:rsidR="002316A1" w:rsidP="007E7690" w:rsidRDefault="002316A1" w14:paraId="270BCDBD" w14:textId="4898CAED">
      <w:pPr>
        <w:pStyle w:val="Textocomentario"/>
        <w:rPr>
          <w:i/>
        </w:rPr>
      </w:pPr>
      <w:r w:rsidRPr="007E7690">
        <w:rPr>
          <w:i/>
        </w:rPr>
        <w:t>Include</w:t>
      </w:r>
    </w:p>
    <w:p w:rsidR="002316A1" w:rsidP="007E7690" w:rsidRDefault="002316A1" w14:paraId="28ADB393" w14:textId="450843F9">
      <w:pPr>
        <w:pStyle w:val="Textocomentario"/>
        <w:rPr>
          <w:i/>
        </w:rPr>
      </w:pPr>
      <w:r>
        <w:rPr>
          <w:i/>
        </w:rPr>
        <w:t>Extend</w:t>
      </w:r>
    </w:p>
    <w:p w:rsidR="002316A1" w:rsidP="007E7690" w:rsidRDefault="002316A1" w14:paraId="692479CD" w14:textId="25739A18">
      <w:pPr>
        <w:pStyle w:val="Textocomentario"/>
        <w:rPr>
          <w:i/>
        </w:rPr>
      </w:pPr>
      <w:r>
        <w:t>CU7-02 Modificar Unidades Documentales</w:t>
      </w:r>
    </w:p>
    <w:p w:rsidR="002316A1" w:rsidP="007E7690" w:rsidRDefault="002316A1" w14:paraId="0BB21981" w14:textId="77777777">
      <w:pPr>
        <w:pStyle w:val="Textocomentario"/>
        <w:rPr>
          <w:i/>
        </w:rPr>
      </w:pPr>
    </w:p>
    <w:p w:rsidR="002316A1" w:rsidP="007E7690" w:rsidRDefault="002316A1" w14:paraId="69F1B857" w14:textId="7B994CF3">
      <w:pPr>
        <w:pStyle w:val="Textocomentario"/>
      </w:pPr>
      <w:r>
        <w:t>Referencia</w:t>
      </w:r>
    </w:p>
    <w:p w:rsidRPr="007E7690" w:rsidR="002316A1" w:rsidP="007E7690" w:rsidRDefault="002316A1" w14:paraId="4329FDDD" w14:textId="65048517">
      <w:pPr>
        <w:pBdr>
          <w:top w:val="nil"/>
          <w:left w:val="nil"/>
          <w:bottom w:val="nil"/>
          <w:right w:val="nil"/>
          <w:between w:val="nil"/>
        </w:pBdr>
        <w:jc w:val="center"/>
        <w:rPr>
          <w:bCs/>
          <w:sz w:val="20"/>
          <w:szCs w:val="20"/>
        </w:rPr>
      </w:pPr>
      <w:hyperlink w:history="1" r:id="rId5">
        <w:r w:rsidRPr="00E518EF">
          <w:rPr>
            <w:rStyle w:val="Hipervnculo"/>
            <w:bCs/>
            <w:sz w:val="20"/>
            <w:szCs w:val="20"/>
          </w:rPr>
          <w:t>https://repository.ucatolica.edu.co/bitstream/10983/24587/1/625506-Jim%C3%A9nez-Santa-Yeison-Fernando-TdeG.pdf</w:t>
        </w:r>
      </w:hyperlink>
      <w:r>
        <w:rPr>
          <w:rStyle w:val="Hipervnculo"/>
          <w:bCs/>
          <w:sz w:val="20"/>
          <w:szCs w:val="20"/>
        </w:rPr>
        <w:t>, p</w:t>
      </w:r>
      <w:r>
        <w:t>ágina 142</w:t>
      </w:r>
    </w:p>
    <w:p w:rsidR="002316A1" w:rsidRDefault="002316A1" w14:paraId="3A2A10DC" w14:textId="59F4CF57">
      <w:pPr>
        <w:pStyle w:val="Textocomentario"/>
      </w:pPr>
    </w:p>
  </w:comment>
  <w:comment w:initials="HAD" w:author="Humberto Arias Diaz" w:date="2023-10-04T14:19:00Z" w:id="180">
    <w:p w:rsidR="002316A1" w:rsidP="00A7413C" w:rsidRDefault="002316A1" w14:paraId="5375305A" w14:textId="77777777">
      <w:pPr>
        <w:pStyle w:val="Textocomentario"/>
      </w:pPr>
      <w:r>
        <w:rPr>
          <w:rStyle w:val="Refdecomentario"/>
        </w:rPr>
        <w:annotationRef/>
      </w:r>
      <w:r>
        <w:t>Texto alternativo Alt</w:t>
      </w:r>
    </w:p>
    <w:p w:rsidR="002316A1" w:rsidP="00A7413C" w:rsidRDefault="002316A1" w14:paraId="51CCD884" w14:textId="77777777">
      <w:pPr>
        <w:pStyle w:val="Textocomentario"/>
      </w:pPr>
      <w:r>
        <w:t>Figura 3 Caso de uso 1. Gestión de unidades documentales</w:t>
      </w:r>
    </w:p>
    <w:p w:rsidR="002316A1" w:rsidP="00A7413C" w:rsidRDefault="002316A1" w14:paraId="3A9B33DE" w14:textId="77777777">
      <w:pPr>
        <w:pStyle w:val="Textocomentario"/>
      </w:pPr>
      <w:r>
        <w:t xml:space="preserve">En la figura se observa el usuario digitador, con los procesos: </w:t>
      </w:r>
    </w:p>
    <w:p w:rsidR="002316A1" w:rsidP="00A7413C" w:rsidRDefault="002316A1" w14:paraId="6F21A569" w14:textId="77777777">
      <w:pPr>
        <w:pStyle w:val="Textocomentario"/>
      </w:pPr>
      <w:r>
        <w:t>CU7-01 Registrar Unidades Documentales extend</w:t>
      </w:r>
    </w:p>
    <w:p w:rsidR="002316A1" w:rsidP="00A7413C" w:rsidRDefault="002316A1" w14:paraId="78D39E35" w14:textId="77777777">
      <w:pPr>
        <w:pStyle w:val="Textocomentario"/>
      </w:pPr>
      <w:r>
        <w:t>CU7-02 Modificar Unidades Documentales include extend</w:t>
      </w:r>
    </w:p>
    <w:p w:rsidR="002316A1" w:rsidP="00A7413C" w:rsidRDefault="002316A1" w14:paraId="69695B33" w14:textId="77777777">
      <w:pPr>
        <w:pStyle w:val="Textocomentario"/>
      </w:pPr>
      <w:r>
        <w:t>CU7-03 Consultar Unidades Documentales extend</w:t>
      </w:r>
    </w:p>
    <w:p w:rsidR="002316A1" w:rsidP="00A7413C" w:rsidRDefault="002316A1" w14:paraId="11630DAC" w14:textId="09DCAECA">
      <w:pPr>
        <w:pStyle w:val="Textocomentario"/>
      </w:pPr>
      <w:r>
        <w:t>CU7-04 Eliminar Unidades Documentales extend</w:t>
      </w:r>
    </w:p>
  </w:comment>
  <w:comment w:initials="MF" w:author="María Fernanda" w:date="2022-10-30T22:55:00Z" w:id="183">
    <w:p w:rsidR="002316A1" w:rsidP="006950B5" w:rsidRDefault="002316A1" w14:paraId="5B40BAC4" w14:textId="77777777">
      <w:pPr>
        <w:pStyle w:val="Textocomentario"/>
      </w:pPr>
      <w:r>
        <w:rPr>
          <w:rStyle w:val="Refdecomentario"/>
        </w:rPr>
        <w:annotationRef/>
      </w:r>
      <w:r>
        <w:t>esquema que presenta la siguiente información;</w:t>
      </w:r>
    </w:p>
    <w:p w:rsidR="002316A1" w:rsidP="006950B5" w:rsidRDefault="002316A1" w14:paraId="5D49C5CC" w14:textId="77777777">
      <w:pPr>
        <w:pStyle w:val="Textocomentario"/>
      </w:pPr>
    </w:p>
    <w:p w:rsidR="002316A1" w:rsidP="006950B5" w:rsidRDefault="002316A1" w14:paraId="7235FFB8" w14:textId="77777777">
      <w:pPr>
        <w:pStyle w:val="Textocomentario"/>
      </w:pPr>
      <w:r>
        <w:t>Digitador</w:t>
      </w:r>
    </w:p>
    <w:p w:rsidR="002316A1" w:rsidP="006950B5" w:rsidRDefault="002316A1" w14:paraId="1CA0232B" w14:textId="5DEC241A">
      <w:pPr>
        <w:pStyle w:val="Textocomentario"/>
      </w:pPr>
      <w:r>
        <w:t>CU2-01 Registrar Subserie Documental</w:t>
      </w:r>
    </w:p>
    <w:p w:rsidRPr="007E7690" w:rsidR="002316A1" w:rsidP="006950B5" w:rsidRDefault="002316A1" w14:paraId="4671DCB2" w14:textId="77777777">
      <w:pPr>
        <w:pStyle w:val="Textocomentario"/>
        <w:rPr>
          <w:i/>
        </w:rPr>
      </w:pPr>
      <w:r w:rsidRPr="007E7690">
        <w:rPr>
          <w:i/>
        </w:rPr>
        <w:t>extend</w:t>
      </w:r>
    </w:p>
    <w:p w:rsidR="002316A1" w:rsidP="006950B5" w:rsidRDefault="002316A1" w14:paraId="192C7BB9" w14:textId="4B0C420B">
      <w:pPr>
        <w:pStyle w:val="Textocomentario"/>
      </w:pPr>
      <w:r>
        <w:t>CU2-03 Consultar Subserie Documental</w:t>
      </w:r>
    </w:p>
    <w:p w:rsidR="002316A1" w:rsidP="006950B5" w:rsidRDefault="002316A1" w14:paraId="5A9320A0" w14:textId="77777777">
      <w:pPr>
        <w:pStyle w:val="Textocomentario"/>
        <w:rPr>
          <w:i/>
        </w:rPr>
      </w:pPr>
      <w:r w:rsidRPr="007E7690">
        <w:rPr>
          <w:i/>
        </w:rPr>
        <w:t>Extend</w:t>
      </w:r>
    </w:p>
    <w:p w:rsidR="002316A1" w:rsidP="006950B5" w:rsidRDefault="002316A1" w14:paraId="595791B6" w14:textId="7075CECC">
      <w:pPr>
        <w:pStyle w:val="Textocomentario"/>
      </w:pPr>
      <w:r>
        <w:t>CU2-04 Eliminar Subserie Documental</w:t>
      </w:r>
    </w:p>
    <w:p w:rsidR="002316A1" w:rsidP="006950B5" w:rsidRDefault="002316A1" w14:paraId="0F7DC910" w14:textId="77777777">
      <w:pPr>
        <w:pStyle w:val="Textocomentario"/>
        <w:rPr>
          <w:i/>
        </w:rPr>
      </w:pPr>
      <w:r w:rsidRPr="007E7690">
        <w:rPr>
          <w:i/>
        </w:rPr>
        <w:t>Include</w:t>
      </w:r>
    </w:p>
    <w:p w:rsidR="002316A1" w:rsidP="006950B5" w:rsidRDefault="002316A1" w14:paraId="67972B66" w14:textId="77777777">
      <w:pPr>
        <w:pStyle w:val="Textocomentario"/>
        <w:rPr>
          <w:i/>
        </w:rPr>
      </w:pPr>
      <w:r>
        <w:rPr>
          <w:i/>
        </w:rPr>
        <w:t>Extend</w:t>
      </w:r>
    </w:p>
    <w:p w:rsidR="002316A1" w:rsidP="006950B5" w:rsidRDefault="002316A1" w14:paraId="2D68D7ED" w14:textId="5BC5335F">
      <w:pPr>
        <w:pStyle w:val="Textocomentario"/>
        <w:rPr>
          <w:i/>
        </w:rPr>
      </w:pPr>
      <w:r>
        <w:t>CU2-02 Modificar Subserie Documental</w:t>
      </w:r>
    </w:p>
    <w:p w:rsidR="002316A1" w:rsidP="006950B5" w:rsidRDefault="002316A1" w14:paraId="2A3059D8" w14:textId="77777777">
      <w:pPr>
        <w:pStyle w:val="Textocomentario"/>
        <w:rPr>
          <w:i/>
        </w:rPr>
      </w:pPr>
    </w:p>
    <w:p w:rsidR="002316A1" w:rsidP="006950B5" w:rsidRDefault="002316A1" w14:paraId="1BF37688" w14:textId="77777777">
      <w:pPr>
        <w:pStyle w:val="Textocomentario"/>
      </w:pPr>
      <w:r>
        <w:t>Referencia</w:t>
      </w:r>
    </w:p>
    <w:p w:rsidRPr="007E7690" w:rsidR="002316A1" w:rsidP="006950B5" w:rsidRDefault="002316A1" w14:paraId="661708AF" w14:textId="4A65B505">
      <w:pPr>
        <w:pBdr>
          <w:top w:val="nil"/>
          <w:left w:val="nil"/>
          <w:bottom w:val="nil"/>
          <w:right w:val="nil"/>
          <w:between w:val="nil"/>
        </w:pBdr>
        <w:jc w:val="center"/>
        <w:rPr>
          <w:bCs/>
          <w:sz w:val="20"/>
          <w:szCs w:val="20"/>
        </w:rPr>
      </w:pPr>
      <w:hyperlink w:history="1" r:id="rId6">
        <w:r w:rsidRPr="00E518EF">
          <w:rPr>
            <w:rStyle w:val="Hipervnculo"/>
            <w:bCs/>
            <w:sz w:val="20"/>
            <w:szCs w:val="20"/>
          </w:rPr>
          <w:t>https://repository.ucatolica.edu.co/bitstream/10983/24587/1/625506-Jim%C3%A9nez-Santa-Yeison-Fernando-TdeG.pdf</w:t>
        </w:r>
      </w:hyperlink>
      <w:r>
        <w:rPr>
          <w:rStyle w:val="Hipervnculo"/>
          <w:bCs/>
          <w:sz w:val="20"/>
          <w:szCs w:val="20"/>
        </w:rPr>
        <w:t>, p</w:t>
      </w:r>
      <w:r>
        <w:t>ágina 140</w:t>
      </w:r>
    </w:p>
    <w:p w:rsidR="002316A1" w:rsidRDefault="002316A1" w14:paraId="757F4D23" w14:textId="2FBF30A7">
      <w:pPr>
        <w:pStyle w:val="Textocomentario"/>
      </w:pPr>
    </w:p>
  </w:comment>
  <w:comment w:initials="HAD" w:author="Humberto Arias Diaz" w:date="2023-10-04T14:21:00Z" w:id="182">
    <w:p w:rsidR="002316A1" w:rsidP="00A7413C" w:rsidRDefault="002316A1" w14:paraId="41A4A733" w14:textId="77777777">
      <w:pPr>
        <w:pStyle w:val="Textocomentario"/>
      </w:pPr>
      <w:r>
        <w:rPr>
          <w:rStyle w:val="Refdecomentario"/>
        </w:rPr>
        <w:annotationRef/>
      </w:r>
      <w:r>
        <w:t>Texto alternativo Alt</w:t>
      </w:r>
    </w:p>
    <w:p w:rsidR="002316A1" w:rsidP="00A7413C" w:rsidRDefault="002316A1" w14:paraId="64AF28FD" w14:textId="77777777">
      <w:pPr>
        <w:pStyle w:val="Textocomentario"/>
      </w:pPr>
      <w:r>
        <w:t>Figura 4 Caso de uso 2. Gestión de subseries documentales</w:t>
      </w:r>
    </w:p>
    <w:p w:rsidR="002316A1" w:rsidP="00A7413C" w:rsidRDefault="002316A1" w14:paraId="2EC46D78" w14:textId="77777777">
      <w:pPr>
        <w:pStyle w:val="Textocomentario"/>
      </w:pPr>
      <w:r>
        <w:t>En la figura se observa Digitador:</w:t>
      </w:r>
    </w:p>
    <w:p w:rsidR="002316A1" w:rsidP="00A7413C" w:rsidRDefault="002316A1" w14:paraId="40A85C3A" w14:textId="77777777">
      <w:pPr>
        <w:pStyle w:val="Textocomentario"/>
      </w:pPr>
      <w:r>
        <w:t>CU2-01 Registrar Subserie Documental extend</w:t>
      </w:r>
    </w:p>
    <w:p w:rsidR="002316A1" w:rsidP="00A7413C" w:rsidRDefault="002316A1" w14:paraId="15E6E96D" w14:textId="77777777">
      <w:pPr>
        <w:pStyle w:val="Textocomentario"/>
      </w:pPr>
      <w:r>
        <w:t>CU2-03 Consultar Subserie Documental Extend</w:t>
      </w:r>
    </w:p>
    <w:p w:rsidR="002316A1" w:rsidP="00A7413C" w:rsidRDefault="002316A1" w14:paraId="5695B198" w14:textId="77777777">
      <w:pPr>
        <w:pStyle w:val="Textocomentario"/>
      </w:pPr>
      <w:r>
        <w:t>CU2-04 Eliminar Subserie Documental Include Extend</w:t>
      </w:r>
    </w:p>
    <w:p w:rsidR="002316A1" w:rsidP="00A7413C" w:rsidRDefault="002316A1" w14:paraId="6552154A" w14:textId="47CAFA7F">
      <w:pPr>
        <w:pStyle w:val="Textocomentario"/>
      </w:pPr>
      <w:r>
        <w:t>CU2-02 Modificar Subserie Documental</w:t>
      </w:r>
    </w:p>
  </w:comment>
  <w:comment w:initials="MIML" w:author="María Inés Machado López" w:date="2023-11-11T10:51:00Z" w:id="184">
    <w:p w:rsidR="00884C19" w:rsidRDefault="00884C19" w14:paraId="75A909F4" w14:textId="185C4074">
      <w:pPr>
        <w:pStyle w:val="Textocomentario"/>
      </w:pPr>
      <w:r>
        <w:rPr>
          <w:rStyle w:val="Refdecomentario"/>
        </w:rPr>
        <w:annotationRef/>
      </w:r>
      <w:r>
        <w:t xml:space="preserve">Hacer un llamado a la acción, el enlace para consultar la guía en mención es: </w:t>
      </w:r>
      <w:hyperlink w:history="1" r:id="rId7">
        <w:r w:rsidRPr="009D7CCC">
          <w:rPr>
            <w:rStyle w:val="Hipervnculo"/>
          </w:rPr>
          <w:t>https://www.mintic.gov.co/arquitecturaempresarial/630/articles-237652_recurso_1.pdf</w:t>
        </w:r>
      </w:hyperlink>
      <w:r>
        <w:t xml:space="preserve"> </w:t>
      </w:r>
    </w:p>
  </w:comment>
  <w:comment w:initials="JGZS" w:author="Juan Guillermo Zuluaga Saavedra" w:date="2023-09-29T17:32:00Z" w:id="197">
    <w:p w:rsidR="002316A1" w:rsidRDefault="002316A1" w14:paraId="7F0EC8FE" w14:textId="7D3C5245">
      <w:pPr>
        <w:pStyle w:val="Textocomentario"/>
      </w:pPr>
      <w:r>
        <w:rPr>
          <w:rStyle w:val="Refdecomentario"/>
        </w:rPr>
        <w:annotationRef/>
      </w:r>
      <w:r>
        <w:t>El componente del mapa conceptual se encuentra en Anexos para su posterior edición y/o modificación</w:t>
      </w:r>
    </w:p>
  </w:comment>
  <w:comment w:initials="HAD" w:author="Humberto Arias Diaz" w:date="2023-11-09T10:17:00Z" w:id="198">
    <w:p w:rsidR="002316A1" w:rsidRDefault="002316A1" w14:paraId="3A84BCCA" w14:textId="37144E27">
      <w:pPr>
        <w:pStyle w:val="Textocomentario"/>
      </w:pPr>
      <w:r>
        <w:rPr>
          <w:rStyle w:val="Refdecomentario"/>
        </w:rPr>
        <w:annotationRef/>
      </w:r>
      <w:r>
        <w:t>Texto Alternativo Alt</w:t>
      </w:r>
    </w:p>
    <w:p w:rsidR="002316A1" w:rsidRDefault="002316A1" w14:paraId="210706BC" w14:textId="42654F0E">
      <w:pPr>
        <w:pStyle w:val="Textocomentario"/>
      </w:pPr>
      <w:r>
        <w:t>Figura Síntesis</w:t>
      </w:r>
    </w:p>
    <w:p w:rsidR="002316A1" w:rsidRDefault="002316A1" w14:paraId="4396B044" w14:textId="20CFF598">
      <w:pPr>
        <w:pStyle w:val="Textocomentario"/>
      </w:pPr>
      <w:r w:rsidRPr="00675BD3">
        <w:t>En la figura con la síntesis se tiene el entendimiento estratégico de la Arquitectura Empresarial AE, que comprende la identificación de las necesidades tecnológicas, que se dividen en gestión de requerimientos tecnológicos que comprende la gestión de requisitos del sistema y cat</w:t>
      </w:r>
      <w:r>
        <w:t>á</w:t>
      </w:r>
      <w:r w:rsidRPr="00675BD3">
        <w:t>logo de servicios, y el análisis de requerimientos de software. Igualmente comprende los requerimientos tecnológicos en el marco de la Arquitectura Empresarial y del gobierno de riesgo y cumplimiento, cuyas características son la definición de estrategias, definición del proceso y ejecución del proceso de Arquitectura Empresarial.</w:t>
      </w:r>
    </w:p>
  </w:comment>
  <w:comment w:initials="HD" w:author="Humberto Arias Díaz" w:date="2023-11-25T18:35:11" w:id="1189135186">
    <w:p w:rsidR="63822AE3" w:rsidRDefault="63822AE3" w14:paraId="72571A6B" w14:textId="2C5FAA24">
      <w:pPr>
        <w:pStyle w:val="CommentText"/>
      </w:pPr>
      <w:r w:rsidR="63822AE3">
        <w:rPr/>
        <w:t>Se corrige el enlace:</w:t>
      </w:r>
      <w:r>
        <w:rPr>
          <w:rStyle w:val="CommentReference"/>
        </w:rPr>
        <w:annotationRef/>
      </w:r>
    </w:p>
    <w:p w:rsidR="63822AE3" w:rsidRDefault="63822AE3" w14:paraId="4C00E97E" w14:textId="389F34B2">
      <w:pPr>
        <w:pStyle w:val="CommentText"/>
      </w:pPr>
      <w:hyperlink r:id="R4cceea8d13cd40d5">
        <w:r w:rsidRPr="63822AE3" w:rsidR="63822AE3">
          <w:rPr>
            <w:rStyle w:val="Hipervnculo"/>
          </w:rPr>
          <w:t>https://www.mintic.gov.co/portal/715/articles-273207_recurso_2.pdf</w:t>
        </w:r>
      </w:hyperlink>
      <w:r w:rsidR="63822AE3">
        <w:rPr/>
        <w:t xml:space="preserve"> </w:t>
      </w:r>
    </w:p>
  </w:comment>
</w:comments>
</file>

<file path=word/commentsExtended.xml><?xml version="1.0" encoding="utf-8"?>
<w15:commentsEx xmlns:mc="http://schemas.openxmlformats.org/markup-compatibility/2006" xmlns:w15="http://schemas.microsoft.com/office/word/2012/wordml" mc:Ignorable="w15">
  <w15:commentEx w15:done="0" w15:paraId="1003EA79"/>
  <w15:commentEx w15:done="0" w15:paraId="53DFAB0C"/>
  <w15:commentEx w15:done="0" w15:paraId="36D65FD8"/>
  <w15:commentEx w15:done="0" w15:paraId="00398DFC"/>
  <w15:commentEx w15:done="0" w15:paraId="6A0143F9"/>
  <w15:commentEx w15:done="0" w15:paraId="45932171"/>
  <w15:commentEx w15:done="0" w15:paraId="0485176E"/>
  <w15:commentEx w15:done="0" w15:paraId="5ECB6F01"/>
  <w15:commentEx w15:done="0" w15:paraId="4B66F2C9"/>
  <w15:commentEx w15:done="0" w15:paraId="7BCD58DE"/>
  <w15:commentEx w15:done="0" w15:paraId="7C6151D2"/>
  <w15:commentEx w15:done="0" w15:paraId="3310CF6F"/>
  <w15:commentEx w15:done="0" w15:paraId="72484286"/>
  <w15:commentEx w15:done="0" w15:paraId="7BA38C88"/>
  <w15:commentEx w15:done="0" w15:paraId="70D05546"/>
  <w15:commentEx w15:done="0" w15:paraId="7C67B34D"/>
  <w15:commentEx w15:done="0" w15:paraId="3B86823B"/>
  <w15:commentEx w15:done="0" w15:paraId="1CE42BE6"/>
  <w15:commentEx w15:done="0" w15:paraId="2DBDA45B"/>
  <w15:commentEx w15:done="0" w15:paraId="1408F227"/>
  <w15:commentEx w15:done="0" w15:paraId="70D8CDCE"/>
  <w15:commentEx w15:done="0" w15:paraId="5AC033AC"/>
  <w15:commentEx w15:done="0" w15:paraId="65E24E5A"/>
  <w15:commentEx w15:done="0" w15:paraId="0820DFF7"/>
  <w15:commentEx w15:done="0" w15:paraId="01A29C0C"/>
  <w15:commentEx w15:done="0" w15:paraId="5E912AD5"/>
  <w15:commentEx w15:done="0" w15:paraId="48E75B75"/>
  <w15:commentEx w15:done="0" w15:paraId="566D6EA2"/>
  <w15:commentEx w15:done="0" w15:paraId="591C3997"/>
  <w15:commentEx w15:done="0" w15:paraId="604E2B55"/>
  <w15:commentEx w15:done="0" w15:paraId="3A2A10DC"/>
  <w15:commentEx w15:done="0" w15:paraId="11630DAC"/>
  <w15:commentEx w15:done="0" w15:paraId="757F4D23"/>
  <w15:commentEx w15:done="0" w15:paraId="6552154A"/>
  <w15:commentEx w15:done="0" w15:paraId="75A909F4"/>
  <w15:commentEx w15:done="0" w15:paraId="7F0EC8FE"/>
  <w15:commentEx w15:done="0" w15:paraId="4396B044"/>
  <w15:commentEx w15:done="0" w15:paraId="4C00E97E" w15:paraIdParent="75A909F4"/>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C11632" w16cex:dateUtc="2023-09-29T14:24:00Z"/>
  <w16cex:commentExtensible w16cex:durableId="28C11F95" w16cex:dateUtc="2023-09-29T15:04:00Z"/>
  <w16cex:commentExtensible w16cex:durableId="28C12112" w16cex:dateUtc="2023-09-29T15:10:00Z"/>
  <w16cex:commentExtensible w16cex:durableId="28C1341B" w16cex:dateUtc="2023-09-29T16:31:00Z"/>
  <w16cex:commentExtensible w16cex:durableId="28C13205" w16cex:dateUtc="2023-09-29T16:22:00Z"/>
  <w16cex:commentExtensible w16cex:durableId="28C13711" w16cex:dateUtc="2023-09-29T16:44:00Z"/>
  <w16cex:commentExtensible w16cex:durableId="28C13D03" w16cex:dateUtc="2023-09-29T17:09:00Z"/>
  <w16cex:commentExtensible w16cex:durableId="28C14473" w16cex:dateUtc="2023-09-29T17:41:00Z"/>
  <w16cex:commentExtensible w16cex:durableId="28C14796" w16cex:dateUtc="2023-09-29T17:54:00Z"/>
  <w16cex:commentExtensible w16cex:durableId="28C14941" w16cex:dateUtc="2023-09-29T18:01:00Z"/>
  <w16cex:commentExtensible w16cex:durableId="28C1660A" w16cex:dateUtc="2023-09-29T20:04:00Z"/>
  <w16cex:commentExtensible w16cex:durableId="28C16940" w16cex:dateUtc="2023-09-29T20:18:00Z"/>
  <w16cex:commentExtensible w16cex:durableId="28C16A6D" w16cex:dateUtc="2023-09-29T20:23:00Z"/>
  <w16cex:commentExtensible w16cex:durableId="28C172FA" w16cex:dateUtc="2023-09-29T20:59:00Z"/>
  <w16cex:commentExtensible w16cex:durableId="28C17E50" w16cex:dateUtc="2023-09-29T21:48:00Z"/>
  <w16cex:commentExtensible w16cex:durableId="28C17F2D" w16cex:dateUtc="2023-09-29T21:51:00Z"/>
  <w16cex:commentExtensible w16cex:durableId="28C1872F" w16cex:dateUtc="2023-09-29T22:26:00Z"/>
  <w16cex:commentExtensible w16cex:durableId="28C187B7" w16cex:dateUtc="2023-09-29T22:28:00Z"/>
  <w16cex:commentExtensible w16cex:durableId="28C188B3" w16cex:dateUtc="2023-09-29T22:32:00Z"/>
  <w16cex:commentExtensible w16cex:durableId="28C1892C" w16cex:dateUtc="2023-09-29T22:34:00Z"/>
  <w16cex:commentExtensible w16cex:durableId="28C17A3D" w16cex:dateUtc="2023-09-29T21:30:00Z"/>
  <w16cex:commentExtensible w16cex:durableId="016B61A5" w16cex:dateUtc="2023-11-25T23:35:11.42Z"/>
</w16cex:commentsExtensible>
</file>

<file path=word/commentsIds.xml><?xml version="1.0" encoding="utf-8"?>
<w16cid:commentsIds xmlns:mc="http://schemas.openxmlformats.org/markup-compatibility/2006" xmlns:w16cid="http://schemas.microsoft.com/office/word/2016/wordml/cid" mc:Ignorable="w16cid">
  <w16cid:commentId w16cid:paraId="21D49E5A" w16cid:durableId="270AEA60"/>
  <w16cid:commentId w16cid:paraId="08865817" w16cid:durableId="28C11632"/>
  <w16cid:commentId w16cid:paraId="2B06E450" w16cid:durableId="28C11F95"/>
  <w16cid:commentId w16cid:paraId="1003EA79" w16cid:durableId="270AEA61"/>
  <w16cid:commentId w16cid:paraId="4BB4BF8A" w16cid:durableId="270AEA62"/>
  <w16cid:commentId w16cid:paraId="31AE13EF" w16cid:durableId="28C12112"/>
  <w16cid:commentId w16cid:paraId="6EF5B10B" w16cid:durableId="270AEA63"/>
  <w16cid:commentId w16cid:paraId="14184953" w16cid:durableId="270AEA64"/>
  <w16cid:commentId w16cid:paraId="78320208" w16cid:durableId="270AEA65"/>
  <w16cid:commentId w16cid:paraId="79C946A9" w16cid:durableId="28C1341B"/>
  <w16cid:commentId w16cid:paraId="44B0BB91" w16cid:durableId="270AEA66"/>
  <w16cid:commentId w16cid:paraId="1773B3CE" w16cid:durableId="28C13205"/>
  <w16cid:commentId w16cid:paraId="27494F40" w16cid:durableId="28C13711"/>
  <w16cid:commentId w16cid:paraId="416EA49E" w16cid:durableId="270AEA67"/>
  <w16cid:commentId w16cid:paraId="5ECB6F01" w16cid:durableId="270AEA68"/>
  <w16cid:commentId w16cid:paraId="3101BB91" w16cid:durableId="270AEA69"/>
  <w16cid:commentId w16cid:paraId="41DD3556" w16cid:durableId="28C13D03"/>
  <w16cid:commentId w16cid:paraId="42106901" w16cid:durableId="28C14473"/>
  <w16cid:commentId w16cid:paraId="032F617A" w16cid:durableId="270AEA6A"/>
  <w16cid:commentId w16cid:paraId="79025A08" w16cid:durableId="270AEA6B"/>
  <w16cid:commentId w16cid:paraId="7A352BF0" w16cid:durableId="28C14796"/>
  <w16cid:commentId w16cid:paraId="7C6151D2" w16cid:durableId="270AEA6C"/>
  <w16cid:commentId w16cid:paraId="0D923B79" w16cid:durableId="28C14941"/>
  <w16cid:commentId w16cid:paraId="4551DF60" w16cid:durableId="270AEA6D"/>
  <w16cid:commentId w16cid:paraId="3310CF6F" w16cid:durableId="270AEA6E"/>
  <w16cid:commentId w16cid:paraId="5C9B1892" w16cid:durableId="270AEA6F"/>
  <w16cid:commentId w16cid:paraId="7BA38C88" w16cid:durableId="270AEA70"/>
  <w16cid:commentId w16cid:paraId="70D05546" w16cid:durableId="270AEA71"/>
  <w16cid:commentId w16cid:paraId="744F35B7" w16cid:durableId="270AEA72"/>
  <w16cid:commentId w16cid:paraId="506537C7" w16cid:durableId="28C1660A"/>
  <w16cid:commentId w16cid:paraId="7FE4E547" w16cid:durableId="270AEA73"/>
  <w16cid:commentId w16cid:paraId="258F6A74" w16cid:durableId="28C16940"/>
  <w16cid:commentId w16cid:paraId="179B9F7F" w16cid:durableId="270AEA74"/>
  <w16cid:commentId w16cid:paraId="14ABEC46" w16cid:durableId="28C16A6D"/>
  <w16cid:commentId w16cid:paraId="6F4CB404" w16cid:durableId="270AEA75"/>
  <w16cid:commentId w16cid:paraId="3B86823B" w16cid:durableId="270AEA76"/>
  <w16cid:commentId w16cid:paraId="0253D016" w16cid:durableId="270AEA77"/>
  <w16cid:commentId w16cid:paraId="60D05D4D" w16cid:durableId="28C172FA"/>
  <w16cid:commentId w16cid:paraId="2DBDA45B" w16cid:durableId="270AEA78"/>
  <w16cid:commentId w16cid:paraId="1408F227" w16cid:durableId="270AEA79"/>
  <w16cid:commentId w16cid:paraId="70D8CDCE" w16cid:durableId="270AEA7A"/>
  <w16cid:commentId w16cid:paraId="7DFF7066" w16cid:durableId="270AEA7C"/>
  <w16cid:commentId w16cid:paraId="04048F36" w16cid:durableId="28C17E50"/>
  <w16cid:commentId w16cid:paraId="3C7F0D51" w16cid:durableId="28C17F2D"/>
  <w16cid:commentId w16cid:paraId="28658D0B" w16cid:durableId="270AEA7D"/>
  <w16cid:commentId w16cid:paraId="591C3997" w16cid:durableId="270AEA7E"/>
  <w16cid:commentId w16cid:paraId="3CA9A2B7" w16cid:durableId="270AEA7F"/>
  <w16cid:commentId w16cid:paraId="65F3F1CB" w16cid:durableId="270AEA80"/>
  <w16cid:commentId w16cid:paraId="40E43F40" w16cid:durableId="270AEA81"/>
  <w16cid:commentId w16cid:paraId="604E2B55" w16cid:durableId="270AEA82"/>
  <w16cid:commentId w16cid:paraId="3A2A10DC" w16cid:durableId="270AEA83"/>
  <w16cid:commentId w16cid:paraId="757F4D23" w16cid:durableId="270AEA84"/>
  <w16cid:commentId w16cid:paraId="117F9E83" w16cid:durableId="28C1872F"/>
  <w16cid:commentId w16cid:paraId="57833FC8" w16cid:durableId="28C187B7"/>
  <w16cid:commentId w16cid:paraId="08B03AB3" w16cid:durableId="270AEA85"/>
  <w16cid:commentId w16cid:paraId="778E9CEE" w16cid:durableId="270AEA86"/>
  <w16cid:commentId w16cid:paraId="7F0EC8FE" w16cid:durableId="28C188B3"/>
  <w16cid:commentId w16cid:paraId="75B9C24D" w16cid:durableId="28C1892C"/>
  <w16cid:commentId w16cid:paraId="28E577B3" w16cid:durableId="28C17A3D"/>
  <w16cid:commentId w16cid:paraId="53DFAB0C" w16cid:durableId="446F1BC7"/>
  <w16cid:commentId w16cid:paraId="36D65FD8" w16cid:durableId="404DA21E"/>
  <w16cid:commentId w16cid:paraId="00398DFC" w16cid:durableId="551E0133"/>
  <w16cid:commentId w16cid:paraId="6A0143F9" w16cid:durableId="0778A746"/>
  <w16cid:commentId w16cid:paraId="45932171" w16cid:durableId="198A7757"/>
  <w16cid:commentId w16cid:paraId="0485176E" w16cid:durableId="61D28705"/>
  <w16cid:commentId w16cid:paraId="4B66F2C9" w16cid:durableId="61AD675B"/>
  <w16cid:commentId w16cid:paraId="7BCD58DE" w16cid:durableId="600AE06C"/>
  <w16cid:commentId w16cid:paraId="72484286" w16cid:durableId="2BEBD47D"/>
  <w16cid:commentId w16cid:paraId="7C67B34D" w16cid:durableId="3BB517B5"/>
  <w16cid:commentId w16cid:paraId="1CE42BE6" w16cid:durableId="1FE7A9DD"/>
  <w16cid:commentId w16cid:paraId="5AC033AC" w16cid:durableId="4631CBBC"/>
  <w16cid:commentId w16cid:paraId="65E24E5A" w16cid:durableId="0F74049A"/>
  <w16cid:commentId w16cid:paraId="0820DFF7" w16cid:durableId="5C09EB05"/>
  <w16cid:commentId w16cid:paraId="01A29C0C" w16cid:durableId="546CE4C0"/>
  <w16cid:commentId w16cid:paraId="5E912AD5" w16cid:durableId="2D5F5189"/>
  <w16cid:commentId w16cid:paraId="48E75B75" w16cid:durableId="42DD09BD"/>
  <w16cid:commentId w16cid:paraId="566D6EA2" w16cid:durableId="0D7A2E26"/>
  <w16cid:commentId w16cid:paraId="11630DAC" w16cid:durableId="623EB5DA"/>
  <w16cid:commentId w16cid:paraId="6552154A" w16cid:durableId="2673DB64"/>
  <w16cid:commentId w16cid:paraId="75A909F4" w16cid:durableId="5C02CD39"/>
  <w16cid:commentId w16cid:paraId="4396B044" w16cid:durableId="53984AB7"/>
  <w16cid:commentId w16cid:paraId="4C00E97E" w16cid:durableId="016B61A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059C" w:rsidRDefault="00BA059C" w14:paraId="364307DF" w14:textId="77777777">
      <w:pPr>
        <w:spacing w:line="240" w:lineRule="auto"/>
      </w:pPr>
      <w:r>
        <w:separator/>
      </w:r>
    </w:p>
  </w:endnote>
  <w:endnote w:type="continuationSeparator" w:id="0">
    <w:p w:rsidR="00BA059C" w:rsidRDefault="00BA059C" w14:paraId="262AEF09"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16A1" w:rsidRDefault="002316A1" w14:paraId="7704E69D"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2316A1" w:rsidRDefault="002316A1" w14:paraId="121007D4" w14:textId="77777777">
    <w:pPr>
      <w:spacing w:line="240" w:lineRule="auto"/>
      <w:ind w:left="-2" w:hanging="2"/>
      <w:jc w:val="right"/>
      <w:rPr>
        <w:rFonts w:ascii="Times New Roman" w:hAnsi="Times New Roman" w:eastAsia="Times New Roman" w:cs="Times New Roman"/>
        <w:sz w:val="24"/>
        <w:szCs w:val="24"/>
      </w:rPr>
    </w:pPr>
  </w:p>
  <w:p w:rsidR="002316A1" w:rsidRDefault="002316A1" w14:paraId="0C090DFC" w14:textId="77777777">
    <w:pPr>
      <w:spacing w:line="240" w:lineRule="auto"/>
      <w:rPr>
        <w:rFonts w:ascii="Times New Roman" w:hAnsi="Times New Roman" w:eastAsia="Times New Roman" w:cs="Times New Roman"/>
        <w:sz w:val="24"/>
        <w:szCs w:val="24"/>
      </w:rPr>
    </w:pPr>
  </w:p>
  <w:p w:rsidR="002316A1" w:rsidRDefault="002316A1" w14:paraId="526A3857"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2316A1" w:rsidRDefault="002316A1" w14:paraId="5000397F"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059C" w:rsidRDefault="00BA059C" w14:paraId="56B0008A" w14:textId="77777777">
      <w:pPr>
        <w:spacing w:line="240" w:lineRule="auto"/>
      </w:pPr>
      <w:r>
        <w:separator/>
      </w:r>
    </w:p>
  </w:footnote>
  <w:footnote w:type="continuationSeparator" w:id="0">
    <w:p w:rsidR="00BA059C" w:rsidRDefault="00BA059C" w14:paraId="730FB0CE"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2316A1" w:rsidP="00881375" w:rsidRDefault="002316A1" w14:paraId="35062A2A" w14:textId="3877C04F">
    <w:pPr>
      <w:pBdr>
        <w:top w:val="nil"/>
        <w:left w:val="nil"/>
        <w:bottom w:val="nil"/>
        <w:right w:val="nil"/>
        <w:between w:val="nil"/>
      </w:pBdr>
      <w:tabs>
        <w:tab w:val="center" w:pos="4419"/>
        <w:tab w:val="right" w:pos="8838"/>
      </w:tabs>
      <w:spacing w:line="240" w:lineRule="auto"/>
      <w:jc w:val="center"/>
      <w:rPr>
        <w:color w:val="000000"/>
      </w:rPr>
    </w:pPr>
    <w:r>
      <w:rPr>
        <w:noProof/>
        <w:color w:val="000000"/>
      </w:rPr>
      <w:drawing>
        <wp:inline distT="0" distB="0" distL="0" distR="0" wp14:anchorId="2CDD0A5B" wp14:editId="0A0C0E22">
          <wp:extent cx="630000" cy="590400"/>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
                    <a:extLst>
                      <a:ext uri="{28A0092B-C50C-407E-A947-70E740481C1C}">
                        <a14:useLocalDpi xmlns:a14="http://schemas.microsoft.com/office/drawing/2010/main" val="0"/>
                      </a:ext>
                    </a:extLst>
                  </a:blip>
                  <a:stretch>
                    <a:fillRect/>
                  </a:stretch>
                </pic:blipFill>
                <pic:spPr>
                  <a:xfrm>
                    <a:off x="0" y="0"/>
                    <a:ext cx="630000" cy="590400"/>
                  </a:xfrm>
                  <a:prstGeom prst="rect">
                    <a:avLst/>
                  </a:prstGeom>
                </pic:spPr>
              </pic:pic>
            </a:graphicData>
          </a:graphic>
        </wp:inline>
      </w:drawing>
    </w:r>
  </w:p>
  <w:p w:rsidR="002316A1" w:rsidRDefault="002316A1" w14:paraId="488C4FB8"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41F8B"/>
    <w:multiLevelType w:val="hybridMultilevel"/>
    <w:tmpl w:val="E1CCD480"/>
    <w:lvl w:ilvl="0" w:tplc="D54A0A42">
      <w:start w:val="2"/>
      <w:numFmt w:val="decimal"/>
      <w:lvlText w:val="%1."/>
      <w:lvlJc w:val="left"/>
      <w:pPr>
        <w:ind w:left="720" w:hanging="360"/>
      </w:pPr>
      <w:rPr>
        <w:rFonts w:hint="default"/>
        <w:color w:val="00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BC82DC4"/>
    <w:multiLevelType w:val="hybridMultilevel"/>
    <w:tmpl w:val="BCD821AA"/>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2D0649E"/>
    <w:multiLevelType w:val="hybridMultilevel"/>
    <w:tmpl w:val="7B20E494"/>
    <w:lvl w:ilvl="0" w:tplc="080A0003">
      <w:start w:val="1"/>
      <w:numFmt w:val="bullet"/>
      <w:lvlText w:val="o"/>
      <w:lvlJc w:val="left"/>
      <w:pPr>
        <w:ind w:left="1080" w:hanging="360"/>
      </w:pPr>
      <w:rPr>
        <w:rFonts w:hint="default" w:ascii="Courier New" w:hAnsi="Courier New" w:cs="Courier New"/>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3" w15:restartNumberingAfterBreak="0">
    <w:nsid w:val="17E43289"/>
    <w:multiLevelType w:val="hybridMultilevel"/>
    <w:tmpl w:val="22649E3C"/>
    <w:lvl w:ilvl="0" w:tplc="6FD48C4A">
      <w:start w:val="1"/>
      <w:numFmt w:val="bullet"/>
      <w:lvlText w:val=""/>
      <w:lvlJc w:val="left"/>
      <w:pPr>
        <w:ind w:left="720" w:hanging="360"/>
      </w:pPr>
      <w:rPr>
        <w:rFonts w:hint="default" w:ascii="Symbol" w:hAnsi="Symbol"/>
        <w:color w:val="auto"/>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1ECE03A4"/>
    <w:multiLevelType w:val="hybridMultilevel"/>
    <w:tmpl w:val="D03AEC40"/>
    <w:lvl w:ilvl="0" w:tplc="240A0001">
      <w:start w:val="1"/>
      <w:numFmt w:val="bullet"/>
      <w:lvlText w:val=""/>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start w:val="1"/>
      <w:numFmt w:val="bullet"/>
      <w:lvlText w:val=""/>
      <w:lvlJc w:val="left"/>
      <w:pPr>
        <w:ind w:left="2160" w:hanging="360"/>
      </w:pPr>
      <w:rPr>
        <w:rFonts w:hint="default" w:ascii="Wingdings" w:hAnsi="Wingdings"/>
      </w:rPr>
    </w:lvl>
    <w:lvl w:ilvl="3" w:tplc="240A000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EF602F8"/>
    <w:multiLevelType w:val="multilevel"/>
    <w:tmpl w:val="49187D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59338CD"/>
    <w:multiLevelType w:val="hybridMultilevel"/>
    <w:tmpl w:val="429E1FA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27DB491F"/>
    <w:multiLevelType w:val="hybridMultilevel"/>
    <w:tmpl w:val="A61AC9BC"/>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C962ECB"/>
    <w:multiLevelType w:val="hybridMultilevel"/>
    <w:tmpl w:val="9976AB4C"/>
    <w:lvl w:ilvl="0" w:tplc="240A0003">
      <w:start w:val="1"/>
      <w:numFmt w:val="bullet"/>
      <w:lvlText w:val="o"/>
      <w:lvlJc w:val="left"/>
      <w:pPr>
        <w:ind w:left="1080" w:hanging="360"/>
      </w:pPr>
      <w:rPr>
        <w:rFonts w:hint="default" w:ascii="Courier New" w:hAnsi="Courier New" w:cs="Courier New"/>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9" w15:restartNumberingAfterBreak="0">
    <w:nsid w:val="332D0CBD"/>
    <w:multiLevelType w:val="hybridMultilevel"/>
    <w:tmpl w:val="1B587BB6"/>
    <w:lvl w:ilvl="0" w:tplc="240A000D">
      <w:start w:val="1"/>
      <w:numFmt w:val="bullet"/>
      <w:lvlText w:val=""/>
      <w:lvlJc w:val="left"/>
      <w:pPr>
        <w:ind w:left="720" w:hanging="360"/>
      </w:pPr>
      <w:rPr>
        <w:rFonts w:hint="default" w:ascii="Wingdings" w:hAnsi="Wingding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8A373BC"/>
    <w:multiLevelType w:val="hybridMultilevel"/>
    <w:tmpl w:val="9E300DEA"/>
    <w:lvl w:ilvl="0" w:tplc="240A0001">
      <w:start w:val="1"/>
      <w:numFmt w:val="bullet"/>
      <w:lvlText w:val=""/>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start w:val="1"/>
      <w:numFmt w:val="bullet"/>
      <w:lvlText w:val=""/>
      <w:lvlJc w:val="left"/>
      <w:pPr>
        <w:ind w:left="2160" w:hanging="360"/>
      </w:pPr>
      <w:rPr>
        <w:rFonts w:hint="default" w:ascii="Wingdings" w:hAnsi="Wingdings"/>
      </w:rPr>
    </w:lvl>
    <w:lvl w:ilvl="3" w:tplc="240A000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39C61184"/>
    <w:multiLevelType w:val="hybridMultilevel"/>
    <w:tmpl w:val="9EE66EDE"/>
    <w:lvl w:ilvl="0" w:tplc="68447E4C">
      <w:numFmt w:val="bullet"/>
      <w:lvlText w:val=""/>
      <w:lvlJc w:val="left"/>
      <w:pPr>
        <w:ind w:left="1080" w:hanging="360"/>
      </w:pPr>
      <w:rPr>
        <w:rFonts w:hint="default" w:ascii="Symbol" w:hAnsi="Symbol" w:eastAsia="Arial" w:cs="Arial"/>
      </w:rPr>
    </w:lvl>
    <w:lvl w:ilvl="1" w:tplc="240A0003">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12" w15:restartNumberingAfterBreak="0">
    <w:nsid w:val="44DD18FC"/>
    <w:multiLevelType w:val="hybridMultilevel"/>
    <w:tmpl w:val="5B7CFABC"/>
    <w:lvl w:ilvl="0" w:tplc="240A0001">
      <w:start w:val="1"/>
      <w:numFmt w:val="bullet"/>
      <w:lvlText w:val=""/>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start w:val="1"/>
      <w:numFmt w:val="bullet"/>
      <w:lvlText w:val=""/>
      <w:lvlJc w:val="left"/>
      <w:pPr>
        <w:ind w:left="2160" w:hanging="360"/>
      </w:pPr>
      <w:rPr>
        <w:rFonts w:hint="default" w:ascii="Wingdings" w:hAnsi="Wingdings"/>
      </w:rPr>
    </w:lvl>
    <w:lvl w:ilvl="3" w:tplc="240A000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4A456EC8"/>
    <w:multiLevelType w:val="hybridMultilevel"/>
    <w:tmpl w:val="7FD22A02"/>
    <w:lvl w:ilvl="0" w:tplc="2B8CFDFE">
      <w:start w:val="1"/>
      <w:numFmt w:val="bullet"/>
      <w:lvlText w:val="•"/>
      <w:lvlJc w:val="left"/>
      <w:pPr>
        <w:tabs>
          <w:tab w:val="num" w:pos="720"/>
        </w:tabs>
        <w:ind w:left="720" w:hanging="360"/>
      </w:pPr>
      <w:rPr>
        <w:rFonts w:hint="default" w:ascii="Arial" w:hAnsi="Arial"/>
      </w:rPr>
    </w:lvl>
    <w:lvl w:ilvl="1" w:tplc="C59C9E34">
      <w:start w:val="1"/>
      <w:numFmt w:val="bullet"/>
      <w:lvlText w:val="•"/>
      <w:lvlJc w:val="left"/>
      <w:pPr>
        <w:tabs>
          <w:tab w:val="num" w:pos="1440"/>
        </w:tabs>
        <w:ind w:left="1440" w:hanging="360"/>
      </w:pPr>
      <w:rPr>
        <w:rFonts w:hint="default" w:ascii="Arial" w:hAnsi="Arial"/>
      </w:rPr>
    </w:lvl>
    <w:lvl w:ilvl="2" w:tplc="240A0003">
      <w:start w:val="1"/>
      <w:numFmt w:val="bullet"/>
      <w:lvlText w:val="o"/>
      <w:lvlJc w:val="left"/>
      <w:pPr>
        <w:ind w:left="2160" w:hanging="360"/>
      </w:pPr>
      <w:rPr>
        <w:rFonts w:hint="default" w:ascii="Courier New" w:hAnsi="Courier New" w:cs="Courier New"/>
      </w:rPr>
    </w:lvl>
    <w:lvl w:ilvl="3" w:tplc="08609BD6" w:tentative="1">
      <w:start w:val="1"/>
      <w:numFmt w:val="bullet"/>
      <w:lvlText w:val="•"/>
      <w:lvlJc w:val="left"/>
      <w:pPr>
        <w:tabs>
          <w:tab w:val="num" w:pos="2880"/>
        </w:tabs>
        <w:ind w:left="2880" w:hanging="360"/>
      </w:pPr>
      <w:rPr>
        <w:rFonts w:hint="default" w:ascii="Arial" w:hAnsi="Arial"/>
      </w:rPr>
    </w:lvl>
    <w:lvl w:ilvl="4" w:tplc="CBE48EFA" w:tentative="1">
      <w:start w:val="1"/>
      <w:numFmt w:val="bullet"/>
      <w:lvlText w:val="•"/>
      <w:lvlJc w:val="left"/>
      <w:pPr>
        <w:tabs>
          <w:tab w:val="num" w:pos="3600"/>
        </w:tabs>
        <w:ind w:left="3600" w:hanging="360"/>
      </w:pPr>
      <w:rPr>
        <w:rFonts w:hint="default" w:ascii="Arial" w:hAnsi="Arial"/>
      </w:rPr>
    </w:lvl>
    <w:lvl w:ilvl="5" w:tplc="A1664446" w:tentative="1">
      <w:start w:val="1"/>
      <w:numFmt w:val="bullet"/>
      <w:lvlText w:val="•"/>
      <w:lvlJc w:val="left"/>
      <w:pPr>
        <w:tabs>
          <w:tab w:val="num" w:pos="4320"/>
        </w:tabs>
        <w:ind w:left="4320" w:hanging="360"/>
      </w:pPr>
      <w:rPr>
        <w:rFonts w:hint="default" w:ascii="Arial" w:hAnsi="Arial"/>
      </w:rPr>
    </w:lvl>
    <w:lvl w:ilvl="6" w:tplc="ACE42130" w:tentative="1">
      <w:start w:val="1"/>
      <w:numFmt w:val="bullet"/>
      <w:lvlText w:val="•"/>
      <w:lvlJc w:val="left"/>
      <w:pPr>
        <w:tabs>
          <w:tab w:val="num" w:pos="5040"/>
        </w:tabs>
        <w:ind w:left="5040" w:hanging="360"/>
      </w:pPr>
      <w:rPr>
        <w:rFonts w:hint="default" w:ascii="Arial" w:hAnsi="Arial"/>
      </w:rPr>
    </w:lvl>
    <w:lvl w:ilvl="7" w:tplc="A320A6B8" w:tentative="1">
      <w:start w:val="1"/>
      <w:numFmt w:val="bullet"/>
      <w:lvlText w:val="•"/>
      <w:lvlJc w:val="left"/>
      <w:pPr>
        <w:tabs>
          <w:tab w:val="num" w:pos="5760"/>
        </w:tabs>
        <w:ind w:left="5760" w:hanging="360"/>
      </w:pPr>
      <w:rPr>
        <w:rFonts w:hint="default" w:ascii="Arial" w:hAnsi="Arial"/>
      </w:rPr>
    </w:lvl>
    <w:lvl w:ilvl="8" w:tplc="68A603C0" w:tentative="1">
      <w:start w:val="1"/>
      <w:numFmt w:val="bullet"/>
      <w:lvlText w:val="•"/>
      <w:lvlJc w:val="left"/>
      <w:pPr>
        <w:tabs>
          <w:tab w:val="num" w:pos="6480"/>
        </w:tabs>
        <w:ind w:left="6480" w:hanging="360"/>
      </w:pPr>
      <w:rPr>
        <w:rFonts w:hint="default" w:ascii="Arial" w:hAnsi="Arial"/>
      </w:rPr>
    </w:lvl>
  </w:abstractNum>
  <w:abstractNum w:abstractNumId="14" w15:restartNumberingAfterBreak="0">
    <w:nsid w:val="4CBC0402"/>
    <w:multiLevelType w:val="hybridMultilevel"/>
    <w:tmpl w:val="F930567A"/>
    <w:lvl w:ilvl="0" w:tplc="240A0003">
      <w:start w:val="1"/>
      <w:numFmt w:val="bullet"/>
      <w:lvlText w:val="o"/>
      <w:lvlJc w:val="left"/>
      <w:pPr>
        <w:ind w:left="720" w:hanging="360"/>
      </w:pPr>
      <w:rPr>
        <w:rFonts w:hint="default" w:ascii="Courier New" w:hAnsi="Courier New" w:cs="Courier New"/>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4D6D2342"/>
    <w:multiLevelType w:val="hybridMultilevel"/>
    <w:tmpl w:val="B784E73C"/>
    <w:lvl w:ilvl="0" w:tplc="080A0003">
      <w:start w:val="1"/>
      <w:numFmt w:val="bullet"/>
      <w:lvlText w:val="o"/>
      <w:lvlJc w:val="left"/>
      <w:pPr>
        <w:ind w:left="720" w:hanging="360"/>
      </w:pPr>
      <w:rPr>
        <w:rFonts w:hint="default" w:ascii="Courier New" w:hAnsi="Courier New" w:cs="Courier New"/>
      </w:rPr>
    </w:lvl>
    <w:lvl w:ilvl="1" w:tplc="240A000D">
      <w:start w:val="1"/>
      <w:numFmt w:val="bullet"/>
      <w:lvlText w:val=""/>
      <w:lvlJc w:val="left"/>
      <w:pPr>
        <w:ind w:left="1440" w:hanging="360"/>
      </w:pPr>
      <w:rPr>
        <w:rFonts w:hint="default" w:ascii="Wingdings" w:hAnsi="Wingdings"/>
      </w:rPr>
    </w:lvl>
    <w:lvl w:ilvl="2" w:tplc="240A0005">
      <w:start w:val="1"/>
      <w:numFmt w:val="bullet"/>
      <w:lvlText w:val=""/>
      <w:lvlJc w:val="left"/>
      <w:pPr>
        <w:ind w:left="2160" w:hanging="360"/>
      </w:pPr>
      <w:rPr>
        <w:rFonts w:hint="default" w:ascii="Wingdings" w:hAnsi="Wingdings"/>
      </w:rPr>
    </w:lvl>
    <w:lvl w:ilvl="3" w:tplc="240A000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50C67CAA"/>
    <w:multiLevelType w:val="hybridMultilevel"/>
    <w:tmpl w:val="AD1CB5B6"/>
    <w:lvl w:ilvl="0" w:tplc="2B8CFDFE">
      <w:start w:val="1"/>
      <w:numFmt w:val="bullet"/>
      <w:lvlText w:val="•"/>
      <w:lvlJc w:val="left"/>
      <w:pPr>
        <w:tabs>
          <w:tab w:val="num" w:pos="720"/>
        </w:tabs>
        <w:ind w:left="720" w:hanging="360"/>
      </w:pPr>
      <w:rPr>
        <w:rFonts w:hint="default" w:ascii="Arial" w:hAnsi="Arial"/>
      </w:rPr>
    </w:lvl>
    <w:lvl w:ilvl="1" w:tplc="C59C9E34">
      <w:start w:val="1"/>
      <w:numFmt w:val="bullet"/>
      <w:lvlText w:val="•"/>
      <w:lvlJc w:val="left"/>
      <w:pPr>
        <w:tabs>
          <w:tab w:val="num" w:pos="1440"/>
        </w:tabs>
        <w:ind w:left="1440" w:hanging="360"/>
      </w:pPr>
      <w:rPr>
        <w:rFonts w:hint="default" w:ascii="Arial" w:hAnsi="Arial"/>
      </w:rPr>
    </w:lvl>
    <w:lvl w:ilvl="2" w:tplc="080A0001">
      <w:start w:val="1"/>
      <w:numFmt w:val="bullet"/>
      <w:lvlText w:val=""/>
      <w:lvlJc w:val="left"/>
      <w:pPr>
        <w:ind w:left="2160" w:hanging="360"/>
      </w:pPr>
      <w:rPr>
        <w:rFonts w:hint="default" w:ascii="Symbol" w:hAnsi="Symbol"/>
      </w:rPr>
    </w:lvl>
    <w:lvl w:ilvl="3" w:tplc="08609BD6" w:tentative="1">
      <w:start w:val="1"/>
      <w:numFmt w:val="bullet"/>
      <w:lvlText w:val="•"/>
      <w:lvlJc w:val="left"/>
      <w:pPr>
        <w:tabs>
          <w:tab w:val="num" w:pos="2880"/>
        </w:tabs>
        <w:ind w:left="2880" w:hanging="360"/>
      </w:pPr>
      <w:rPr>
        <w:rFonts w:hint="default" w:ascii="Arial" w:hAnsi="Arial"/>
      </w:rPr>
    </w:lvl>
    <w:lvl w:ilvl="4" w:tplc="CBE48EFA" w:tentative="1">
      <w:start w:val="1"/>
      <w:numFmt w:val="bullet"/>
      <w:lvlText w:val="•"/>
      <w:lvlJc w:val="left"/>
      <w:pPr>
        <w:tabs>
          <w:tab w:val="num" w:pos="3600"/>
        </w:tabs>
        <w:ind w:left="3600" w:hanging="360"/>
      </w:pPr>
      <w:rPr>
        <w:rFonts w:hint="default" w:ascii="Arial" w:hAnsi="Arial"/>
      </w:rPr>
    </w:lvl>
    <w:lvl w:ilvl="5" w:tplc="A1664446" w:tentative="1">
      <w:start w:val="1"/>
      <w:numFmt w:val="bullet"/>
      <w:lvlText w:val="•"/>
      <w:lvlJc w:val="left"/>
      <w:pPr>
        <w:tabs>
          <w:tab w:val="num" w:pos="4320"/>
        </w:tabs>
        <w:ind w:left="4320" w:hanging="360"/>
      </w:pPr>
      <w:rPr>
        <w:rFonts w:hint="default" w:ascii="Arial" w:hAnsi="Arial"/>
      </w:rPr>
    </w:lvl>
    <w:lvl w:ilvl="6" w:tplc="ACE42130" w:tentative="1">
      <w:start w:val="1"/>
      <w:numFmt w:val="bullet"/>
      <w:lvlText w:val="•"/>
      <w:lvlJc w:val="left"/>
      <w:pPr>
        <w:tabs>
          <w:tab w:val="num" w:pos="5040"/>
        </w:tabs>
        <w:ind w:left="5040" w:hanging="360"/>
      </w:pPr>
      <w:rPr>
        <w:rFonts w:hint="default" w:ascii="Arial" w:hAnsi="Arial"/>
      </w:rPr>
    </w:lvl>
    <w:lvl w:ilvl="7" w:tplc="A320A6B8" w:tentative="1">
      <w:start w:val="1"/>
      <w:numFmt w:val="bullet"/>
      <w:lvlText w:val="•"/>
      <w:lvlJc w:val="left"/>
      <w:pPr>
        <w:tabs>
          <w:tab w:val="num" w:pos="5760"/>
        </w:tabs>
        <w:ind w:left="5760" w:hanging="360"/>
      </w:pPr>
      <w:rPr>
        <w:rFonts w:hint="default" w:ascii="Arial" w:hAnsi="Arial"/>
      </w:rPr>
    </w:lvl>
    <w:lvl w:ilvl="8" w:tplc="68A603C0" w:tentative="1">
      <w:start w:val="1"/>
      <w:numFmt w:val="bullet"/>
      <w:lvlText w:val="•"/>
      <w:lvlJc w:val="left"/>
      <w:pPr>
        <w:tabs>
          <w:tab w:val="num" w:pos="6480"/>
        </w:tabs>
        <w:ind w:left="6480" w:hanging="360"/>
      </w:pPr>
      <w:rPr>
        <w:rFonts w:hint="default" w:ascii="Arial" w:hAnsi="Arial"/>
      </w:rPr>
    </w:lvl>
  </w:abstractNum>
  <w:abstractNum w:abstractNumId="17" w15:restartNumberingAfterBreak="0">
    <w:nsid w:val="5808738C"/>
    <w:multiLevelType w:val="hybridMultilevel"/>
    <w:tmpl w:val="61A6761A"/>
    <w:lvl w:ilvl="0" w:tplc="240A0015">
      <w:start w:val="1"/>
      <w:numFmt w:val="upperLetter"/>
      <w:lvlText w:val="%1."/>
      <w:lvlJc w:val="left"/>
      <w:pPr>
        <w:ind w:left="720" w:hanging="360"/>
      </w:pPr>
      <w:rPr>
        <w:rFonts w:hint="default"/>
      </w:rPr>
    </w:lvl>
    <w:lvl w:ilvl="1" w:tplc="311C7F82">
      <w:start w:val="1"/>
      <w:numFmt w:val="decimal"/>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E8065A6"/>
    <w:multiLevelType w:val="hybridMultilevel"/>
    <w:tmpl w:val="E4CE376E"/>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41220FB"/>
    <w:multiLevelType w:val="hybridMultilevel"/>
    <w:tmpl w:val="FC34F18E"/>
    <w:lvl w:ilvl="0" w:tplc="080A0003">
      <w:start w:val="1"/>
      <w:numFmt w:val="bullet"/>
      <w:lvlText w:val="o"/>
      <w:lvlJc w:val="left"/>
      <w:pPr>
        <w:ind w:left="720" w:hanging="360"/>
      </w:pPr>
      <w:rPr>
        <w:rFonts w:hint="default" w:ascii="Courier New" w:hAnsi="Courier New" w:cs="Courier New"/>
      </w:rPr>
    </w:lvl>
    <w:lvl w:ilvl="1" w:tplc="240A0003">
      <w:start w:val="1"/>
      <w:numFmt w:val="bullet"/>
      <w:lvlText w:val="o"/>
      <w:lvlJc w:val="left"/>
      <w:pPr>
        <w:ind w:left="1440" w:hanging="360"/>
      </w:pPr>
      <w:rPr>
        <w:rFonts w:hint="default" w:ascii="Courier New" w:hAnsi="Courier New" w:cs="Courier New"/>
      </w:rPr>
    </w:lvl>
    <w:lvl w:ilvl="2" w:tplc="240A0005">
      <w:start w:val="1"/>
      <w:numFmt w:val="bullet"/>
      <w:lvlText w:val=""/>
      <w:lvlJc w:val="left"/>
      <w:pPr>
        <w:ind w:left="2160" w:hanging="360"/>
      </w:pPr>
      <w:rPr>
        <w:rFonts w:hint="default" w:ascii="Wingdings" w:hAnsi="Wingdings"/>
      </w:rPr>
    </w:lvl>
    <w:lvl w:ilvl="3" w:tplc="240A000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752306CB"/>
    <w:multiLevelType w:val="multilevel"/>
    <w:tmpl w:val="B0262AF8"/>
    <w:lvl w:ilvl="0">
      <w:start w:val="1"/>
      <w:numFmt w:val="decimal"/>
      <w:lvlText w:val="%1."/>
      <w:lvlJc w:val="left"/>
      <w:pPr>
        <w:ind w:left="390" w:hanging="390"/>
      </w:pPr>
      <w:rPr>
        <w:rFonts w:hint="default"/>
      </w:rPr>
    </w:lvl>
    <w:lvl w:ilvl="1">
      <w:start w:val="1"/>
      <w:numFmt w:val="decimal"/>
      <w:lvlText w:val="%1.%2."/>
      <w:lvlJc w:val="left"/>
      <w:pPr>
        <w:ind w:left="674" w:hanging="39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1" w15:restartNumberingAfterBreak="0">
    <w:nsid w:val="76E75C8E"/>
    <w:multiLevelType w:val="multilevel"/>
    <w:tmpl w:val="1AE8941C"/>
    <w:lvl w:ilvl="0">
      <w:start w:val="1"/>
      <w:numFmt w:val="bullet"/>
      <w:lvlText w:val=""/>
      <w:lvlJc w:val="left"/>
      <w:pPr>
        <w:tabs>
          <w:tab w:val="num" w:pos="720"/>
        </w:tabs>
        <w:ind w:left="720" w:hanging="360"/>
      </w:pPr>
      <w:rPr>
        <w:rFonts w:hint="default" w:ascii="Symbol" w:hAnsi="Symbol"/>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7AAC694F"/>
    <w:multiLevelType w:val="hybridMultilevel"/>
    <w:tmpl w:val="8D5ED448"/>
    <w:lvl w:ilvl="0" w:tplc="240A0003">
      <w:start w:val="1"/>
      <w:numFmt w:val="bullet"/>
      <w:lvlText w:val="o"/>
      <w:lvlJc w:val="left"/>
      <w:pPr>
        <w:ind w:left="720" w:hanging="360"/>
      </w:pPr>
      <w:rPr>
        <w:rFonts w:hint="default" w:ascii="Courier New" w:hAnsi="Courier New" w:cs="Courier New"/>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7B3D2909"/>
    <w:multiLevelType w:val="hybridMultilevel"/>
    <w:tmpl w:val="FBC6770A"/>
    <w:lvl w:ilvl="0" w:tplc="080A0005">
      <w:start w:val="1"/>
      <w:numFmt w:val="bullet"/>
      <w:lvlText w:val=""/>
      <w:lvlJc w:val="left"/>
      <w:pPr>
        <w:ind w:left="1429" w:hanging="360"/>
      </w:pPr>
      <w:rPr>
        <w:rFonts w:hint="default" w:ascii="Wingdings" w:hAnsi="Wingdings"/>
      </w:rPr>
    </w:lvl>
    <w:lvl w:ilvl="1" w:tplc="240A000D">
      <w:start w:val="1"/>
      <w:numFmt w:val="bullet"/>
      <w:lvlText w:val=""/>
      <w:lvlJc w:val="left"/>
      <w:pPr>
        <w:ind w:left="2149" w:hanging="360"/>
      </w:pPr>
      <w:rPr>
        <w:rFonts w:hint="default" w:ascii="Wingdings" w:hAnsi="Wingdings"/>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num w:numId="1">
    <w:abstractNumId w:val="19"/>
  </w:num>
  <w:num w:numId="2">
    <w:abstractNumId w:val="20"/>
  </w:num>
  <w:num w:numId="3">
    <w:abstractNumId w:val="11"/>
  </w:num>
  <w:num w:numId="4">
    <w:abstractNumId w:val="21"/>
  </w:num>
  <w:num w:numId="5">
    <w:abstractNumId w:val="3"/>
  </w:num>
  <w:num w:numId="6">
    <w:abstractNumId w:val="9"/>
  </w:num>
  <w:num w:numId="7">
    <w:abstractNumId w:val="5"/>
  </w:num>
  <w:num w:numId="8">
    <w:abstractNumId w:val="17"/>
  </w:num>
  <w:num w:numId="9">
    <w:abstractNumId w:val="6"/>
  </w:num>
  <w:num w:numId="10">
    <w:abstractNumId w:val="2"/>
  </w:num>
  <w:num w:numId="11">
    <w:abstractNumId w:val="16"/>
  </w:num>
  <w:num w:numId="12">
    <w:abstractNumId w:val="12"/>
  </w:num>
  <w:num w:numId="13">
    <w:abstractNumId w:val="15"/>
  </w:num>
  <w:num w:numId="14">
    <w:abstractNumId w:val="8"/>
  </w:num>
  <w:num w:numId="15">
    <w:abstractNumId w:val="22"/>
  </w:num>
  <w:num w:numId="16">
    <w:abstractNumId w:val="14"/>
  </w:num>
  <w:num w:numId="17">
    <w:abstractNumId w:val="10"/>
  </w:num>
  <w:num w:numId="18">
    <w:abstractNumId w:val="4"/>
  </w:num>
  <w:num w:numId="19">
    <w:abstractNumId w:val="23"/>
  </w:num>
  <w:num w:numId="20">
    <w:abstractNumId w:val="13"/>
  </w:num>
  <w:num w:numId="21">
    <w:abstractNumId w:val="18"/>
  </w:num>
  <w:num w:numId="22">
    <w:abstractNumId w:val="7"/>
  </w:num>
  <w:num w:numId="23">
    <w:abstractNumId w:val="1"/>
  </w:num>
  <w:num w:numId="24">
    <w:abstractNumId w:val="0"/>
  </w:num>
  <w:numIdMacAtCleanup w:val="24"/>
</w:numbering>
</file>

<file path=word/people.xml><?xml version="1.0" encoding="utf-8"?>
<w15:people xmlns:mc="http://schemas.openxmlformats.org/markup-compatibility/2006" xmlns:w15="http://schemas.microsoft.com/office/word/2012/wordml" mc:Ignorable="w15">
  <w15:person w15:author="María Inés Machado López">
    <w15:presenceInfo w15:providerId="None" w15:userId="María Inés Machado López"/>
  </w15:person>
  <w15:person w15:author="María Fernanda">
    <w15:presenceInfo w15:providerId="None" w15:userId="María Fernanda"/>
  </w15:person>
  <w15:person w15:author="Humberto Arias Diaz">
    <w15:presenceInfo w15:providerId="None" w15:userId="Humberto Arias Diaz"/>
  </w15:person>
  <w15:person w15:author="Juan Guillermo Zuluaga Saavedra">
    <w15:presenceInfo w15:providerId="None" w15:userId="Juan Guillermo Zuluaga Saavedra"/>
  </w15:person>
  <w15:person w15:author="Humberto Arias Díaz">
    <w15:presenceInfo w15:providerId="AD" w15:userId="S::hariasd@sena.edu.co::c7da79de-9b6e-4377-91b4-8bf797e62f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insDel="0"/>
  <w:trackRevisions w:val="fals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34F"/>
    <w:rsid w:val="0000256B"/>
    <w:rsid w:val="00004227"/>
    <w:rsid w:val="00005AB7"/>
    <w:rsid w:val="000118FA"/>
    <w:rsid w:val="000210E7"/>
    <w:rsid w:val="0002250E"/>
    <w:rsid w:val="000269CD"/>
    <w:rsid w:val="00026EAA"/>
    <w:rsid w:val="00027FEF"/>
    <w:rsid w:val="00032898"/>
    <w:rsid w:val="000330EB"/>
    <w:rsid w:val="0003700F"/>
    <w:rsid w:val="00040BD8"/>
    <w:rsid w:val="00042DB5"/>
    <w:rsid w:val="00045F2A"/>
    <w:rsid w:val="00051BAD"/>
    <w:rsid w:val="00051EF5"/>
    <w:rsid w:val="00052FE0"/>
    <w:rsid w:val="00056CBA"/>
    <w:rsid w:val="00060594"/>
    <w:rsid w:val="000616C0"/>
    <w:rsid w:val="00061ABE"/>
    <w:rsid w:val="00063120"/>
    <w:rsid w:val="000650FA"/>
    <w:rsid w:val="00065E48"/>
    <w:rsid w:val="00066A08"/>
    <w:rsid w:val="00066E2E"/>
    <w:rsid w:val="00071E97"/>
    <w:rsid w:val="0007350B"/>
    <w:rsid w:val="0007455C"/>
    <w:rsid w:val="00076009"/>
    <w:rsid w:val="0007671D"/>
    <w:rsid w:val="00082603"/>
    <w:rsid w:val="00083E59"/>
    <w:rsid w:val="00086FDC"/>
    <w:rsid w:val="00086FF6"/>
    <w:rsid w:val="00091429"/>
    <w:rsid w:val="00091816"/>
    <w:rsid w:val="000923C1"/>
    <w:rsid w:val="00093E5B"/>
    <w:rsid w:val="0009535D"/>
    <w:rsid w:val="000A422A"/>
    <w:rsid w:val="000A7971"/>
    <w:rsid w:val="000B3BB5"/>
    <w:rsid w:val="000B5F65"/>
    <w:rsid w:val="000B67A2"/>
    <w:rsid w:val="000B6E69"/>
    <w:rsid w:val="000C0FD3"/>
    <w:rsid w:val="000C19E1"/>
    <w:rsid w:val="000C6A41"/>
    <w:rsid w:val="000D34E2"/>
    <w:rsid w:val="000D54BB"/>
    <w:rsid w:val="000E428C"/>
    <w:rsid w:val="000E5AFA"/>
    <w:rsid w:val="000E69C7"/>
    <w:rsid w:val="000E6B57"/>
    <w:rsid w:val="000F1F9B"/>
    <w:rsid w:val="000F66B1"/>
    <w:rsid w:val="000F7CD9"/>
    <w:rsid w:val="001049C2"/>
    <w:rsid w:val="001061E0"/>
    <w:rsid w:val="00110643"/>
    <w:rsid w:val="001210B2"/>
    <w:rsid w:val="00126B89"/>
    <w:rsid w:val="00127F7C"/>
    <w:rsid w:val="0013397E"/>
    <w:rsid w:val="00133D62"/>
    <w:rsid w:val="00136425"/>
    <w:rsid w:val="00137D1E"/>
    <w:rsid w:val="00141825"/>
    <w:rsid w:val="00145E99"/>
    <w:rsid w:val="001504DB"/>
    <w:rsid w:val="00151025"/>
    <w:rsid w:val="00153BAF"/>
    <w:rsid w:val="00154332"/>
    <w:rsid w:val="00157765"/>
    <w:rsid w:val="0016528D"/>
    <w:rsid w:val="001653D5"/>
    <w:rsid w:val="001656CF"/>
    <w:rsid w:val="00170B72"/>
    <w:rsid w:val="0017207A"/>
    <w:rsid w:val="001777BE"/>
    <w:rsid w:val="001951D1"/>
    <w:rsid w:val="00197A3F"/>
    <w:rsid w:val="001A2F90"/>
    <w:rsid w:val="001A3804"/>
    <w:rsid w:val="001A585A"/>
    <w:rsid w:val="001A7F48"/>
    <w:rsid w:val="001B0630"/>
    <w:rsid w:val="001B0896"/>
    <w:rsid w:val="001C2A87"/>
    <w:rsid w:val="001C38A4"/>
    <w:rsid w:val="001C6560"/>
    <w:rsid w:val="001C730B"/>
    <w:rsid w:val="001D036C"/>
    <w:rsid w:val="001D66BE"/>
    <w:rsid w:val="001E01FC"/>
    <w:rsid w:val="001E10A0"/>
    <w:rsid w:val="001E6952"/>
    <w:rsid w:val="001E69EF"/>
    <w:rsid w:val="001F0881"/>
    <w:rsid w:val="001F1544"/>
    <w:rsid w:val="001F39AB"/>
    <w:rsid w:val="00200CB0"/>
    <w:rsid w:val="0020515E"/>
    <w:rsid w:val="00224E1D"/>
    <w:rsid w:val="00230C69"/>
    <w:rsid w:val="002316A1"/>
    <w:rsid w:val="00233C2E"/>
    <w:rsid w:val="00233E06"/>
    <w:rsid w:val="00243E94"/>
    <w:rsid w:val="002451DB"/>
    <w:rsid w:val="002514F4"/>
    <w:rsid w:val="00252EB6"/>
    <w:rsid w:val="00260246"/>
    <w:rsid w:val="002613CE"/>
    <w:rsid w:val="00266BE9"/>
    <w:rsid w:val="002670D8"/>
    <w:rsid w:val="00272104"/>
    <w:rsid w:val="00273ABF"/>
    <w:rsid w:val="00275E47"/>
    <w:rsid w:val="00277E0B"/>
    <w:rsid w:val="00285B42"/>
    <w:rsid w:val="00291200"/>
    <w:rsid w:val="00291783"/>
    <w:rsid w:val="00291D4A"/>
    <w:rsid w:val="002966C3"/>
    <w:rsid w:val="00297361"/>
    <w:rsid w:val="002975F3"/>
    <w:rsid w:val="002A6396"/>
    <w:rsid w:val="002A7479"/>
    <w:rsid w:val="002B18B1"/>
    <w:rsid w:val="002B27DE"/>
    <w:rsid w:val="002B5FD1"/>
    <w:rsid w:val="002C0E8D"/>
    <w:rsid w:val="002C2F61"/>
    <w:rsid w:val="002C5F22"/>
    <w:rsid w:val="002D1A6B"/>
    <w:rsid w:val="002D1A6C"/>
    <w:rsid w:val="002D3AC4"/>
    <w:rsid w:val="002D4808"/>
    <w:rsid w:val="002D50A4"/>
    <w:rsid w:val="002D61A1"/>
    <w:rsid w:val="002E0FEB"/>
    <w:rsid w:val="002E53AE"/>
    <w:rsid w:val="002E5BAB"/>
    <w:rsid w:val="002F1E7F"/>
    <w:rsid w:val="002F471F"/>
    <w:rsid w:val="002F5BB2"/>
    <w:rsid w:val="002F5EDC"/>
    <w:rsid w:val="002F7537"/>
    <w:rsid w:val="00305756"/>
    <w:rsid w:val="00320D47"/>
    <w:rsid w:val="00324766"/>
    <w:rsid w:val="00327152"/>
    <w:rsid w:val="003338B7"/>
    <w:rsid w:val="00343CDA"/>
    <w:rsid w:val="00347866"/>
    <w:rsid w:val="003509ED"/>
    <w:rsid w:val="00355B7F"/>
    <w:rsid w:val="00355E38"/>
    <w:rsid w:val="00356A37"/>
    <w:rsid w:val="00360114"/>
    <w:rsid w:val="00362EAC"/>
    <w:rsid w:val="00366768"/>
    <w:rsid w:val="00367121"/>
    <w:rsid w:val="00371834"/>
    <w:rsid w:val="00373CCB"/>
    <w:rsid w:val="003773C4"/>
    <w:rsid w:val="00380C7A"/>
    <w:rsid w:val="0038360E"/>
    <w:rsid w:val="00384325"/>
    <w:rsid w:val="00384FD0"/>
    <w:rsid w:val="00385966"/>
    <w:rsid w:val="00385F90"/>
    <w:rsid w:val="00387583"/>
    <w:rsid w:val="00391D60"/>
    <w:rsid w:val="00394907"/>
    <w:rsid w:val="003A47CF"/>
    <w:rsid w:val="003A6148"/>
    <w:rsid w:val="003A6D87"/>
    <w:rsid w:val="003B1C74"/>
    <w:rsid w:val="003B3126"/>
    <w:rsid w:val="003B360C"/>
    <w:rsid w:val="003B5CEE"/>
    <w:rsid w:val="003B7646"/>
    <w:rsid w:val="003B7DC0"/>
    <w:rsid w:val="003C1F84"/>
    <w:rsid w:val="003C3720"/>
    <w:rsid w:val="003C4BBA"/>
    <w:rsid w:val="003C715F"/>
    <w:rsid w:val="003C738E"/>
    <w:rsid w:val="003D1F4D"/>
    <w:rsid w:val="003D345F"/>
    <w:rsid w:val="003D355C"/>
    <w:rsid w:val="003D4EDE"/>
    <w:rsid w:val="003D53A6"/>
    <w:rsid w:val="003E1034"/>
    <w:rsid w:val="003E2D0C"/>
    <w:rsid w:val="003E34D1"/>
    <w:rsid w:val="003E3648"/>
    <w:rsid w:val="003E4C76"/>
    <w:rsid w:val="003E6C0B"/>
    <w:rsid w:val="003E771F"/>
    <w:rsid w:val="003E7BFE"/>
    <w:rsid w:val="003F1678"/>
    <w:rsid w:val="003F2334"/>
    <w:rsid w:val="003F76B0"/>
    <w:rsid w:val="00402263"/>
    <w:rsid w:val="00410BF7"/>
    <w:rsid w:val="00410CB4"/>
    <w:rsid w:val="00410DF5"/>
    <w:rsid w:val="0041475F"/>
    <w:rsid w:val="00415EAB"/>
    <w:rsid w:val="00423A1A"/>
    <w:rsid w:val="00423A1E"/>
    <w:rsid w:val="004300FE"/>
    <w:rsid w:val="00431B79"/>
    <w:rsid w:val="004346E0"/>
    <w:rsid w:val="00440CF9"/>
    <w:rsid w:val="004453AF"/>
    <w:rsid w:val="0044622B"/>
    <w:rsid w:val="00446700"/>
    <w:rsid w:val="004577E9"/>
    <w:rsid w:val="00457B84"/>
    <w:rsid w:val="00462D4D"/>
    <w:rsid w:val="00462DE5"/>
    <w:rsid w:val="00467AAE"/>
    <w:rsid w:val="00470737"/>
    <w:rsid w:val="0047299C"/>
    <w:rsid w:val="004742CE"/>
    <w:rsid w:val="004746CE"/>
    <w:rsid w:val="0047575F"/>
    <w:rsid w:val="0048054B"/>
    <w:rsid w:val="00482699"/>
    <w:rsid w:val="00484D7D"/>
    <w:rsid w:val="004932C3"/>
    <w:rsid w:val="00493991"/>
    <w:rsid w:val="00494FBE"/>
    <w:rsid w:val="00496832"/>
    <w:rsid w:val="004A08FD"/>
    <w:rsid w:val="004A41F5"/>
    <w:rsid w:val="004A7E15"/>
    <w:rsid w:val="004B0075"/>
    <w:rsid w:val="004B16F9"/>
    <w:rsid w:val="004B251B"/>
    <w:rsid w:val="004B261C"/>
    <w:rsid w:val="004B5807"/>
    <w:rsid w:val="004C376E"/>
    <w:rsid w:val="004C4822"/>
    <w:rsid w:val="004C75A3"/>
    <w:rsid w:val="004D1C87"/>
    <w:rsid w:val="004D2436"/>
    <w:rsid w:val="004D6274"/>
    <w:rsid w:val="004D72C8"/>
    <w:rsid w:val="004E0D7D"/>
    <w:rsid w:val="004E178F"/>
    <w:rsid w:val="004E330C"/>
    <w:rsid w:val="004E5E03"/>
    <w:rsid w:val="004F31AF"/>
    <w:rsid w:val="004F481C"/>
    <w:rsid w:val="004F6953"/>
    <w:rsid w:val="004F70D8"/>
    <w:rsid w:val="004F720B"/>
    <w:rsid w:val="004F7361"/>
    <w:rsid w:val="004F78D6"/>
    <w:rsid w:val="0050064E"/>
    <w:rsid w:val="005019A1"/>
    <w:rsid w:val="00502026"/>
    <w:rsid w:val="005022D0"/>
    <w:rsid w:val="00505BCE"/>
    <w:rsid w:val="005061DC"/>
    <w:rsid w:val="00506A77"/>
    <w:rsid w:val="00507394"/>
    <w:rsid w:val="0050751F"/>
    <w:rsid w:val="00507813"/>
    <w:rsid w:val="00507986"/>
    <w:rsid w:val="00512920"/>
    <w:rsid w:val="00517134"/>
    <w:rsid w:val="00521823"/>
    <w:rsid w:val="005228FE"/>
    <w:rsid w:val="0052374D"/>
    <w:rsid w:val="00525C8F"/>
    <w:rsid w:val="005309B3"/>
    <w:rsid w:val="00531CB3"/>
    <w:rsid w:val="00533796"/>
    <w:rsid w:val="005342E3"/>
    <w:rsid w:val="00535EF2"/>
    <w:rsid w:val="00540C44"/>
    <w:rsid w:val="00543184"/>
    <w:rsid w:val="00543C7E"/>
    <w:rsid w:val="00544973"/>
    <w:rsid w:val="00550DEC"/>
    <w:rsid w:val="00557C1C"/>
    <w:rsid w:val="00557D23"/>
    <w:rsid w:val="00561746"/>
    <w:rsid w:val="005636AB"/>
    <w:rsid w:val="00564953"/>
    <w:rsid w:val="00565F8A"/>
    <w:rsid w:val="00566B25"/>
    <w:rsid w:val="005701EE"/>
    <w:rsid w:val="00573CEF"/>
    <w:rsid w:val="005752B4"/>
    <w:rsid w:val="0057563D"/>
    <w:rsid w:val="0057565E"/>
    <w:rsid w:val="00577BC3"/>
    <w:rsid w:val="00580BCF"/>
    <w:rsid w:val="0058157E"/>
    <w:rsid w:val="00581805"/>
    <w:rsid w:val="00582453"/>
    <w:rsid w:val="0058280A"/>
    <w:rsid w:val="0059034F"/>
    <w:rsid w:val="005918A3"/>
    <w:rsid w:val="00592AF0"/>
    <w:rsid w:val="00597AC7"/>
    <w:rsid w:val="005A1C64"/>
    <w:rsid w:val="005A27CF"/>
    <w:rsid w:val="005A3B1F"/>
    <w:rsid w:val="005A448F"/>
    <w:rsid w:val="005A784D"/>
    <w:rsid w:val="005B2153"/>
    <w:rsid w:val="005B3413"/>
    <w:rsid w:val="005B4ED3"/>
    <w:rsid w:val="005B7AE4"/>
    <w:rsid w:val="005C3ACA"/>
    <w:rsid w:val="005C4995"/>
    <w:rsid w:val="005D1751"/>
    <w:rsid w:val="005D1968"/>
    <w:rsid w:val="005D2533"/>
    <w:rsid w:val="005E4337"/>
    <w:rsid w:val="005E433E"/>
    <w:rsid w:val="005E455F"/>
    <w:rsid w:val="005F0261"/>
    <w:rsid w:val="005F0464"/>
    <w:rsid w:val="005F1555"/>
    <w:rsid w:val="005F255F"/>
    <w:rsid w:val="0060360C"/>
    <w:rsid w:val="006131E7"/>
    <w:rsid w:val="0061465E"/>
    <w:rsid w:val="00616207"/>
    <w:rsid w:val="00616E8F"/>
    <w:rsid w:val="00625F99"/>
    <w:rsid w:val="00630BA1"/>
    <w:rsid w:val="00632DC1"/>
    <w:rsid w:val="00635491"/>
    <w:rsid w:val="00642760"/>
    <w:rsid w:val="00652158"/>
    <w:rsid w:val="00660F3F"/>
    <w:rsid w:val="00661063"/>
    <w:rsid w:val="006615E2"/>
    <w:rsid w:val="00666CE0"/>
    <w:rsid w:val="0067211A"/>
    <w:rsid w:val="00673628"/>
    <w:rsid w:val="00675BD3"/>
    <w:rsid w:val="0067678A"/>
    <w:rsid w:val="0068559F"/>
    <w:rsid w:val="0069301B"/>
    <w:rsid w:val="00694D3B"/>
    <w:rsid w:val="006950B5"/>
    <w:rsid w:val="006957EB"/>
    <w:rsid w:val="00697FF8"/>
    <w:rsid w:val="006A172E"/>
    <w:rsid w:val="006A1E29"/>
    <w:rsid w:val="006A56BF"/>
    <w:rsid w:val="006B0433"/>
    <w:rsid w:val="006B61B1"/>
    <w:rsid w:val="006C28BF"/>
    <w:rsid w:val="006C749C"/>
    <w:rsid w:val="006D1B90"/>
    <w:rsid w:val="006D1CD3"/>
    <w:rsid w:val="006D281D"/>
    <w:rsid w:val="006D6C72"/>
    <w:rsid w:val="006E425A"/>
    <w:rsid w:val="006E69E7"/>
    <w:rsid w:val="006F1901"/>
    <w:rsid w:val="006F60AF"/>
    <w:rsid w:val="00703039"/>
    <w:rsid w:val="00710D2F"/>
    <w:rsid w:val="00716F67"/>
    <w:rsid w:val="007200E6"/>
    <w:rsid w:val="00722E50"/>
    <w:rsid w:val="00725B27"/>
    <w:rsid w:val="00730258"/>
    <w:rsid w:val="00731033"/>
    <w:rsid w:val="00740A05"/>
    <w:rsid w:val="00744A27"/>
    <w:rsid w:val="007453D9"/>
    <w:rsid w:val="007454E2"/>
    <w:rsid w:val="007458AF"/>
    <w:rsid w:val="00750827"/>
    <w:rsid w:val="007531C1"/>
    <w:rsid w:val="0075352B"/>
    <w:rsid w:val="007552E6"/>
    <w:rsid w:val="00756540"/>
    <w:rsid w:val="007617CF"/>
    <w:rsid w:val="00767A60"/>
    <w:rsid w:val="00772870"/>
    <w:rsid w:val="00773E1E"/>
    <w:rsid w:val="00776ABC"/>
    <w:rsid w:val="007A08FC"/>
    <w:rsid w:val="007A2B60"/>
    <w:rsid w:val="007A3851"/>
    <w:rsid w:val="007A477D"/>
    <w:rsid w:val="007A70F6"/>
    <w:rsid w:val="007B1E2E"/>
    <w:rsid w:val="007B1FC4"/>
    <w:rsid w:val="007B253C"/>
    <w:rsid w:val="007B7036"/>
    <w:rsid w:val="007B752F"/>
    <w:rsid w:val="007C1333"/>
    <w:rsid w:val="007C260A"/>
    <w:rsid w:val="007C4702"/>
    <w:rsid w:val="007C6062"/>
    <w:rsid w:val="007C6CB5"/>
    <w:rsid w:val="007C6EC0"/>
    <w:rsid w:val="007D412B"/>
    <w:rsid w:val="007D5154"/>
    <w:rsid w:val="007E7690"/>
    <w:rsid w:val="007F2CA3"/>
    <w:rsid w:val="007F6F4A"/>
    <w:rsid w:val="008015F3"/>
    <w:rsid w:val="00802C3A"/>
    <w:rsid w:val="0080372C"/>
    <w:rsid w:val="00807048"/>
    <w:rsid w:val="00811FDA"/>
    <w:rsid w:val="0081376F"/>
    <w:rsid w:val="00813D35"/>
    <w:rsid w:val="008150BC"/>
    <w:rsid w:val="008166D3"/>
    <w:rsid w:val="00820535"/>
    <w:rsid w:val="0082093F"/>
    <w:rsid w:val="00821A70"/>
    <w:rsid w:val="00822AF4"/>
    <w:rsid w:val="008243AB"/>
    <w:rsid w:val="0082629A"/>
    <w:rsid w:val="0083160A"/>
    <w:rsid w:val="00831B53"/>
    <w:rsid w:val="00832C0B"/>
    <w:rsid w:val="00834E92"/>
    <w:rsid w:val="00837373"/>
    <w:rsid w:val="008420B5"/>
    <w:rsid w:val="00844378"/>
    <w:rsid w:val="0084739E"/>
    <w:rsid w:val="008476A4"/>
    <w:rsid w:val="00854D1C"/>
    <w:rsid w:val="00862688"/>
    <w:rsid w:val="0086353E"/>
    <w:rsid w:val="00870CFF"/>
    <w:rsid w:val="00874C3B"/>
    <w:rsid w:val="00881375"/>
    <w:rsid w:val="008829E4"/>
    <w:rsid w:val="008833AB"/>
    <w:rsid w:val="00883D59"/>
    <w:rsid w:val="00884C19"/>
    <w:rsid w:val="008855E0"/>
    <w:rsid w:val="008857CC"/>
    <w:rsid w:val="00885A88"/>
    <w:rsid w:val="0089146F"/>
    <w:rsid w:val="00891BED"/>
    <w:rsid w:val="00893FDC"/>
    <w:rsid w:val="008958C2"/>
    <w:rsid w:val="008B4461"/>
    <w:rsid w:val="008C479A"/>
    <w:rsid w:val="008C6B4F"/>
    <w:rsid w:val="008D0DDA"/>
    <w:rsid w:val="008D0EA8"/>
    <w:rsid w:val="008D146C"/>
    <w:rsid w:val="008D667B"/>
    <w:rsid w:val="008E0135"/>
    <w:rsid w:val="008E45B0"/>
    <w:rsid w:val="008F2C81"/>
    <w:rsid w:val="008F30B3"/>
    <w:rsid w:val="00900B31"/>
    <w:rsid w:val="00904AA5"/>
    <w:rsid w:val="00906BF2"/>
    <w:rsid w:val="00907C83"/>
    <w:rsid w:val="0091327A"/>
    <w:rsid w:val="009140EF"/>
    <w:rsid w:val="00916472"/>
    <w:rsid w:val="009168E9"/>
    <w:rsid w:val="009278D6"/>
    <w:rsid w:val="00936411"/>
    <w:rsid w:val="00941BCE"/>
    <w:rsid w:val="00941FB9"/>
    <w:rsid w:val="00942AD5"/>
    <w:rsid w:val="00943C9C"/>
    <w:rsid w:val="00950DFB"/>
    <w:rsid w:val="00957699"/>
    <w:rsid w:val="009601D9"/>
    <w:rsid w:val="00960842"/>
    <w:rsid w:val="00961797"/>
    <w:rsid w:val="00962129"/>
    <w:rsid w:val="0096392D"/>
    <w:rsid w:val="00963BEE"/>
    <w:rsid w:val="009724C3"/>
    <w:rsid w:val="00975E2E"/>
    <w:rsid w:val="00980935"/>
    <w:rsid w:val="00981FAC"/>
    <w:rsid w:val="00982B72"/>
    <w:rsid w:val="00982BB1"/>
    <w:rsid w:val="00985889"/>
    <w:rsid w:val="00990EE6"/>
    <w:rsid w:val="009A1FA4"/>
    <w:rsid w:val="009A2DC8"/>
    <w:rsid w:val="009A3D14"/>
    <w:rsid w:val="009A4978"/>
    <w:rsid w:val="009A4EF5"/>
    <w:rsid w:val="009A649E"/>
    <w:rsid w:val="009B07A7"/>
    <w:rsid w:val="009B0F59"/>
    <w:rsid w:val="009B0F94"/>
    <w:rsid w:val="009B252D"/>
    <w:rsid w:val="009C0EAD"/>
    <w:rsid w:val="009C3ED8"/>
    <w:rsid w:val="009C5E35"/>
    <w:rsid w:val="009C644D"/>
    <w:rsid w:val="009D2392"/>
    <w:rsid w:val="009D32C0"/>
    <w:rsid w:val="009D3B24"/>
    <w:rsid w:val="009D4641"/>
    <w:rsid w:val="009D56DB"/>
    <w:rsid w:val="009D617B"/>
    <w:rsid w:val="009E6B37"/>
    <w:rsid w:val="009F149B"/>
    <w:rsid w:val="009F553E"/>
    <w:rsid w:val="009F5B8C"/>
    <w:rsid w:val="00A01988"/>
    <w:rsid w:val="00A11FD3"/>
    <w:rsid w:val="00A12797"/>
    <w:rsid w:val="00A1566D"/>
    <w:rsid w:val="00A15D33"/>
    <w:rsid w:val="00A2025B"/>
    <w:rsid w:val="00A2164E"/>
    <w:rsid w:val="00A21DB1"/>
    <w:rsid w:val="00A30AA8"/>
    <w:rsid w:val="00A30F83"/>
    <w:rsid w:val="00A31073"/>
    <w:rsid w:val="00A311FA"/>
    <w:rsid w:val="00A31659"/>
    <w:rsid w:val="00A32217"/>
    <w:rsid w:val="00A32556"/>
    <w:rsid w:val="00A35CDD"/>
    <w:rsid w:val="00A36337"/>
    <w:rsid w:val="00A37CDA"/>
    <w:rsid w:val="00A41AE2"/>
    <w:rsid w:val="00A421CE"/>
    <w:rsid w:val="00A4301B"/>
    <w:rsid w:val="00A4362E"/>
    <w:rsid w:val="00A45EC2"/>
    <w:rsid w:val="00A524B8"/>
    <w:rsid w:val="00A53CCD"/>
    <w:rsid w:val="00A542C6"/>
    <w:rsid w:val="00A56BC0"/>
    <w:rsid w:val="00A636E4"/>
    <w:rsid w:val="00A65CF4"/>
    <w:rsid w:val="00A666B8"/>
    <w:rsid w:val="00A7016D"/>
    <w:rsid w:val="00A7413C"/>
    <w:rsid w:val="00A7566B"/>
    <w:rsid w:val="00A77E9F"/>
    <w:rsid w:val="00A80E27"/>
    <w:rsid w:val="00A80EBA"/>
    <w:rsid w:val="00A81723"/>
    <w:rsid w:val="00A81946"/>
    <w:rsid w:val="00A8647E"/>
    <w:rsid w:val="00A90154"/>
    <w:rsid w:val="00A94DD4"/>
    <w:rsid w:val="00A94E6D"/>
    <w:rsid w:val="00A9628F"/>
    <w:rsid w:val="00AA7D72"/>
    <w:rsid w:val="00AB0B08"/>
    <w:rsid w:val="00AB11D4"/>
    <w:rsid w:val="00AB3EC9"/>
    <w:rsid w:val="00AB517A"/>
    <w:rsid w:val="00AB570A"/>
    <w:rsid w:val="00AC1278"/>
    <w:rsid w:val="00AC2D4D"/>
    <w:rsid w:val="00AC2E47"/>
    <w:rsid w:val="00AC4BEB"/>
    <w:rsid w:val="00AC7099"/>
    <w:rsid w:val="00AD0093"/>
    <w:rsid w:val="00AE3611"/>
    <w:rsid w:val="00AE3A5C"/>
    <w:rsid w:val="00AE4485"/>
    <w:rsid w:val="00AE483D"/>
    <w:rsid w:val="00AE4FF2"/>
    <w:rsid w:val="00AE6FEB"/>
    <w:rsid w:val="00AF442A"/>
    <w:rsid w:val="00B004CD"/>
    <w:rsid w:val="00B00794"/>
    <w:rsid w:val="00B01E36"/>
    <w:rsid w:val="00B02CCB"/>
    <w:rsid w:val="00B05C1C"/>
    <w:rsid w:val="00B06E1D"/>
    <w:rsid w:val="00B06FF2"/>
    <w:rsid w:val="00B108C5"/>
    <w:rsid w:val="00B119BC"/>
    <w:rsid w:val="00B1386D"/>
    <w:rsid w:val="00B14777"/>
    <w:rsid w:val="00B147CE"/>
    <w:rsid w:val="00B1698D"/>
    <w:rsid w:val="00B21784"/>
    <w:rsid w:val="00B26078"/>
    <w:rsid w:val="00B27C54"/>
    <w:rsid w:val="00B301E1"/>
    <w:rsid w:val="00B31631"/>
    <w:rsid w:val="00B31F01"/>
    <w:rsid w:val="00B37B0F"/>
    <w:rsid w:val="00B45D70"/>
    <w:rsid w:val="00B4631D"/>
    <w:rsid w:val="00B465D8"/>
    <w:rsid w:val="00B46BFE"/>
    <w:rsid w:val="00B46E1D"/>
    <w:rsid w:val="00B4797C"/>
    <w:rsid w:val="00B52CD1"/>
    <w:rsid w:val="00B53B5D"/>
    <w:rsid w:val="00B53D08"/>
    <w:rsid w:val="00B55489"/>
    <w:rsid w:val="00B613F0"/>
    <w:rsid w:val="00B61A5F"/>
    <w:rsid w:val="00B63A52"/>
    <w:rsid w:val="00B75359"/>
    <w:rsid w:val="00B75B00"/>
    <w:rsid w:val="00B769BE"/>
    <w:rsid w:val="00B81C2E"/>
    <w:rsid w:val="00B8516C"/>
    <w:rsid w:val="00B864A1"/>
    <w:rsid w:val="00BA059C"/>
    <w:rsid w:val="00BA259C"/>
    <w:rsid w:val="00BA563F"/>
    <w:rsid w:val="00BA56B5"/>
    <w:rsid w:val="00BA638B"/>
    <w:rsid w:val="00BA659D"/>
    <w:rsid w:val="00BA6DAC"/>
    <w:rsid w:val="00BB1B8A"/>
    <w:rsid w:val="00BB2C58"/>
    <w:rsid w:val="00BB790C"/>
    <w:rsid w:val="00BC33F5"/>
    <w:rsid w:val="00BD17C2"/>
    <w:rsid w:val="00BD2AC8"/>
    <w:rsid w:val="00BD392A"/>
    <w:rsid w:val="00BD7E26"/>
    <w:rsid w:val="00BE177B"/>
    <w:rsid w:val="00BE2BC4"/>
    <w:rsid w:val="00BE6E7E"/>
    <w:rsid w:val="00BF05E3"/>
    <w:rsid w:val="00BF0BE2"/>
    <w:rsid w:val="00BF136D"/>
    <w:rsid w:val="00BF5101"/>
    <w:rsid w:val="00BF6166"/>
    <w:rsid w:val="00BF6411"/>
    <w:rsid w:val="00C001AB"/>
    <w:rsid w:val="00C020B2"/>
    <w:rsid w:val="00C04B6E"/>
    <w:rsid w:val="00C055AD"/>
    <w:rsid w:val="00C05658"/>
    <w:rsid w:val="00C14048"/>
    <w:rsid w:val="00C15424"/>
    <w:rsid w:val="00C16DCC"/>
    <w:rsid w:val="00C203A0"/>
    <w:rsid w:val="00C3231B"/>
    <w:rsid w:val="00C330ED"/>
    <w:rsid w:val="00C35AF3"/>
    <w:rsid w:val="00C47B43"/>
    <w:rsid w:val="00C50542"/>
    <w:rsid w:val="00C51BEC"/>
    <w:rsid w:val="00C52937"/>
    <w:rsid w:val="00C52AFE"/>
    <w:rsid w:val="00C55100"/>
    <w:rsid w:val="00C55A5F"/>
    <w:rsid w:val="00C623CF"/>
    <w:rsid w:val="00C627EA"/>
    <w:rsid w:val="00C650CD"/>
    <w:rsid w:val="00C668BE"/>
    <w:rsid w:val="00C72C33"/>
    <w:rsid w:val="00C74221"/>
    <w:rsid w:val="00C755F2"/>
    <w:rsid w:val="00C771A5"/>
    <w:rsid w:val="00C84779"/>
    <w:rsid w:val="00CA4922"/>
    <w:rsid w:val="00CA5D15"/>
    <w:rsid w:val="00CB2B46"/>
    <w:rsid w:val="00CB7CC0"/>
    <w:rsid w:val="00CC2AED"/>
    <w:rsid w:val="00CD4850"/>
    <w:rsid w:val="00CD5B74"/>
    <w:rsid w:val="00CE7318"/>
    <w:rsid w:val="00D03DD5"/>
    <w:rsid w:val="00D04116"/>
    <w:rsid w:val="00D05F77"/>
    <w:rsid w:val="00D0794C"/>
    <w:rsid w:val="00D14514"/>
    <w:rsid w:val="00D154C2"/>
    <w:rsid w:val="00D15818"/>
    <w:rsid w:val="00D17A3C"/>
    <w:rsid w:val="00D242AA"/>
    <w:rsid w:val="00D26FDB"/>
    <w:rsid w:val="00D4156E"/>
    <w:rsid w:val="00D46F6F"/>
    <w:rsid w:val="00D5005F"/>
    <w:rsid w:val="00D50AF2"/>
    <w:rsid w:val="00D51B74"/>
    <w:rsid w:val="00D55C84"/>
    <w:rsid w:val="00D560B6"/>
    <w:rsid w:val="00D576A2"/>
    <w:rsid w:val="00D601CC"/>
    <w:rsid w:val="00D65318"/>
    <w:rsid w:val="00D668E4"/>
    <w:rsid w:val="00D7086B"/>
    <w:rsid w:val="00D80765"/>
    <w:rsid w:val="00D867D5"/>
    <w:rsid w:val="00D90C24"/>
    <w:rsid w:val="00D9161B"/>
    <w:rsid w:val="00D917C2"/>
    <w:rsid w:val="00D943DC"/>
    <w:rsid w:val="00D94B37"/>
    <w:rsid w:val="00DA1C68"/>
    <w:rsid w:val="00DA2CB3"/>
    <w:rsid w:val="00DA796B"/>
    <w:rsid w:val="00DB0B9F"/>
    <w:rsid w:val="00DB452E"/>
    <w:rsid w:val="00DC04F9"/>
    <w:rsid w:val="00DC59DA"/>
    <w:rsid w:val="00DD1B16"/>
    <w:rsid w:val="00DD2390"/>
    <w:rsid w:val="00DE0AB0"/>
    <w:rsid w:val="00DE0B4C"/>
    <w:rsid w:val="00DE55DF"/>
    <w:rsid w:val="00DE5EDA"/>
    <w:rsid w:val="00DF31D9"/>
    <w:rsid w:val="00DF3D40"/>
    <w:rsid w:val="00DF725C"/>
    <w:rsid w:val="00DF7538"/>
    <w:rsid w:val="00E014E9"/>
    <w:rsid w:val="00E06679"/>
    <w:rsid w:val="00E117D7"/>
    <w:rsid w:val="00E1357A"/>
    <w:rsid w:val="00E13F13"/>
    <w:rsid w:val="00E16DF8"/>
    <w:rsid w:val="00E1715E"/>
    <w:rsid w:val="00E17313"/>
    <w:rsid w:val="00E2135E"/>
    <w:rsid w:val="00E23E60"/>
    <w:rsid w:val="00E26E30"/>
    <w:rsid w:val="00E27EC0"/>
    <w:rsid w:val="00E27F5A"/>
    <w:rsid w:val="00E34873"/>
    <w:rsid w:val="00E35750"/>
    <w:rsid w:val="00E35881"/>
    <w:rsid w:val="00E376B9"/>
    <w:rsid w:val="00E408F7"/>
    <w:rsid w:val="00E46D79"/>
    <w:rsid w:val="00E46E58"/>
    <w:rsid w:val="00E47A62"/>
    <w:rsid w:val="00E51794"/>
    <w:rsid w:val="00E51A9C"/>
    <w:rsid w:val="00E52438"/>
    <w:rsid w:val="00E55BDF"/>
    <w:rsid w:val="00E56E97"/>
    <w:rsid w:val="00E666DE"/>
    <w:rsid w:val="00E6700F"/>
    <w:rsid w:val="00E7166F"/>
    <w:rsid w:val="00E71AC2"/>
    <w:rsid w:val="00E754BB"/>
    <w:rsid w:val="00E807CB"/>
    <w:rsid w:val="00E84026"/>
    <w:rsid w:val="00E84EAB"/>
    <w:rsid w:val="00E85AFB"/>
    <w:rsid w:val="00E86100"/>
    <w:rsid w:val="00E862A6"/>
    <w:rsid w:val="00E91046"/>
    <w:rsid w:val="00E91F65"/>
    <w:rsid w:val="00E95D64"/>
    <w:rsid w:val="00E96FD7"/>
    <w:rsid w:val="00EA75F3"/>
    <w:rsid w:val="00EB154C"/>
    <w:rsid w:val="00EB1879"/>
    <w:rsid w:val="00EB2E05"/>
    <w:rsid w:val="00EB7407"/>
    <w:rsid w:val="00EC3843"/>
    <w:rsid w:val="00ED05BD"/>
    <w:rsid w:val="00ED1794"/>
    <w:rsid w:val="00ED2FFA"/>
    <w:rsid w:val="00ED708E"/>
    <w:rsid w:val="00EE0D65"/>
    <w:rsid w:val="00EE1CCC"/>
    <w:rsid w:val="00EE2E6A"/>
    <w:rsid w:val="00EE4EB2"/>
    <w:rsid w:val="00EE76DF"/>
    <w:rsid w:val="00EF0DA0"/>
    <w:rsid w:val="00EF1C15"/>
    <w:rsid w:val="00EF2216"/>
    <w:rsid w:val="00EF51E5"/>
    <w:rsid w:val="00F00407"/>
    <w:rsid w:val="00F01752"/>
    <w:rsid w:val="00F02CA3"/>
    <w:rsid w:val="00F04DA8"/>
    <w:rsid w:val="00F100F2"/>
    <w:rsid w:val="00F11715"/>
    <w:rsid w:val="00F23FC6"/>
    <w:rsid w:val="00F25C87"/>
    <w:rsid w:val="00F332EA"/>
    <w:rsid w:val="00F36569"/>
    <w:rsid w:val="00F4123F"/>
    <w:rsid w:val="00F559CF"/>
    <w:rsid w:val="00F61ED1"/>
    <w:rsid w:val="00F700D6"/>
    <w:rsid w:val="00F70ED5"/>
    <w:rsid w:val="00F71248"/>
    <w:rsid w:val="00F73263"/>
    <w:rsid w:val="00F745F7"/>
    <w:rsid w:val="00F760B7"/>
    <w:rsid w:val="00F76B1D"/>
    <w:rsid w:val="00F849E4"/>
    <w:rsid w:val="00F84A94"/>
    <w:rsid w:val="00F8786B"/>
    <w:rsid w:val="00F977C0"/>
    <w:rsid w:val="00FA3106"/>
    <w:rsid w:val="00FA4999"/>
    <w:rsid w:val="00FA640F"/>
    <w:rsid w:val="00FA75E8"/>
    <w:rsid w:val="00FB1C78"/>
    <w:rsid w:val="00FB1EF6"/>
    <w:rsid w:val="00FB32F6"/>
    <w:rsid w:val="00FB3366"/>
    <w:rsid w:val="00FC4AA7"/>
    <w:rsid w:val="00FC7FBC"/>
    <w:rsid w:val="00FD2995"/>
    <w:rsid w:val="00FE36E6"/>
    <w:rsid w:val="00FE40D0"/>
    <w:rsid w:val="00FF03F7"/>
    <w:rsid w:val="00FF1CBA"/>
    <w:rsid w:val="00FF270F"/>
    <w:rsid w:val="00FF5020"/>
    <w:rsid w:val="00FF7125"/>
    <w:rsid w:val="060B55DA"/>
    <w:rsid w:val="109625B7"/>
    <w:rsid w:val="186B01EA"/>
    <w:rsid w:val="1B91832B"/>
    <w:rsid w:val="1BBE08A9"/>
    <w:rsid w:val="20653211"/>
    <w:rsid w:val="26E38DAE"/>
    <w:rsid w:val="3A7CC36F"/>
    <w:rsid w:val="3F2F20C3"/>
    <w:rsid w:val="41115C5E"/>
    <w:rsid w:val="45BDAF57"/>
    <w:rsid w:val="52452755"/>
    <w:rsid w:val="55E820F2"/>
    <w:rsid w:val="5613C5B0"/>
    <w:rsid w:val="575A36C1"/>
    <w:rsid w:val="57AF9611"/>
    <w:rsid w:val="62B5794B"/>
    <w:rsid w:val="62FAF26C"/>
    <w:rsid w:val="63822AE3"/>
    <w:rsid w:val="658C970A"/>
    <w:rsid w:val="666B3CBE"/>
    <w:rsid w:val="685085FB"/>
    <w:rsid w:val="68B578D2"/>
    <w:rsid w:val="7F856ECF"/>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43F25C"/>
  <w15:docId w15:val="{B345732D-7AB5-4DF7-9C89-A9100BF2C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10" w:customStyle="1">
    <w:name w:val="Table Normal10"/>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21" w:customStyle="1">
    <w:name w:val="21"/>
    <w:basedOn w:val="Tablanormal"/>
    <w:tblPr>
      <w:tblStyleRowBandSize w:val="1"/>
      <w:tblStyleColBandSize w:val="1"/>
      <w:tblCellMar>
        <w:top w:w="100" w:type="dxa"/>
        <w:left w:w="100" w:type="dxa"/>
        <w:bottom w:w="100" w:type="dxa"/>
        <w:right w:w="100" w:type="dxa"/>
      </w:tblCellMar>
    </w:tblPr>
  </w:style>
  <w:style w:type="table" w:styleId="20" w:customStyle="1">
    <w:name w:val="20"/>
    <w:basedOn w:val="Tablanormal"/>
    <w:tblPr>
      <w:tblStyleRowBandSize w:val="1"/>
      <w:tblStyleColBandSize w:val="1"/>
      <w:tblCellMar>
        <w:top w:w="100" w:type="dxa"/>
        <w:left w:w="100" w:type="dxa"/>
        <w:bottom w:w="100" w:type="dxa"/>
        <w:right w:w="100" w:type="dxa"/>
      </w:tblCellMar>
    </w:tblPr>
  </w:style>
  <w:style w:type="table" w:styleId="19" w:customStyle="1">
    <w:name w:val="19"/>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18" w:customStyle="1">
    <w:name w:val="18"/>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10"/>
    <w:tblPr>
      <w:tblStyleRowBandSize w:val="1"/>
      <w:tblStyleColBandSize w:val="1"/>
      <w:tblCellMar>
        <w:left w:w="70" w:type="dxa"/>
        <w:right w:w="70" w:type="dxa"/>
      </w:tblCellMar>
    </w:tblPr>
  </w:style>
  <w:style w:type="table" w:styleId="13" w:customStyle="1">
    <w:name w:val="13"/>
    <w:basedOn w:val="TableNormal10"/>
    <w:tblPr>
      <w:tblStyleRowBandSize w:val="1"/>
      <w:tblStyleColBandSize w:val="1"/>
      <w:tblCellMar>
        <w:top w:w="15" w:type="dxa"/>
        <w:left w:w="15" w:type="dxa"/>
        <w:bottom w:w="15" w:type="dxa"/>
        <w:right w:w="15" w:type="dxa"/>
      </w:tblCellMar>
    </w:tblPr>
  </w:style>
  <w:style w:type="table" w:styleId="12" w:customStyle="1">
    <w:name w:val="12"/>
    <w:basedOn w:val="TableNormal10"/>
    <w:tblPr>
      <w:tblStyleRowBandSize w:val="1"/>
      <w:tblStyleColBandSize w:val="1"/>
      <w:tblCellMar>
        <w:top w:w="15" w:type="dxa"/>
        <w:left w:w="15" w:type="dxa"/>
        <w:bottom w:w="15" w:type="dxa"/>
        <w:right w:w="15" w:type="dxa"/>
      </w:tblCellMar>
    </w:tblPr>
  </w:style>
  <w:style w:type="table" w:styleId="11" w:customStyle="1">
    <w:name w:val="11"/>
    <w:basedOn w:val="TableNormal10"/>
    <w:tblPr>
      <w:tblStyleRowBandSize w:val="1"/>
      <w:tblStyleColBandSize w:val="1"/>
      <w:tblCellMar>
        <w:left w:w="115" w:type="dxa"/>
        <w:right w:w="115" w:type="dxa"/>
      </w:tblCellMar>
    </w:tblPr>
  </w:style>
  <w:style w:type="table" w:styleId="10" w:customStyle="1">
    <w:name w:val="10"/>
    <w:basedOn w:val="TableNormal10"/>
    <w:tblPr>
      <w:tblStyleRowBandSize w:val="1"/>
      <w:tblStyleColBandSize w:val="1"/>
      <w:tblCellMar>
        <w:left w:w="115" w:type="dxa"/>
        <w:right w:w="115" w:type="dxa"/>
      </w:tblCellMar>
    </w:tblPr>
  </w:style>
  <w:style w:type="table" w:styleId="9" w:customStyle="1">
    <w:name w:val="9"/>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6" w:customStyle="1">
    <w:name w:val="6"/>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 w:customStyle="1">
    <w:name w:val="5"/>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1" w:customStyle="1">
    <w:name w:val="Unresolved Mention1"/>
    <w:basedOn w:val="Fuentedeprrafopredeter"/>
    <w:uiPriority w:val="99"/>
    <w:semiHidden/>
    <w:unhideWhenUsed/>
    <w:rsid w:val="007C4702"/>
    <w:rPr>
      <w:color w:val="605E5C"/>
      <w:shd w:val="clear" w:color="auto" w:fill="E1DFDD"/>
    </w:rPr>
  </w:style>
  <w:style w:type="paragraph" w:styleId="Revisin">
    <w:name w:val="Revision"/>
    <w:hidden/>
    <w:uiPriority w:val="99"/>
    <w:semiHidden/>
    <w:rsid w:val="00EB1879"/>
    <w:pPr>
      <w:spacing w:line="240" w:lineRule="auto"/>
    </w:pPr>
  </w:style>
  <w:style w:type="character" w:styleId="UnresolvedMention" w:customStyle="1">
    <w:name w:val="Unresolved Mention"/>
    <w:basedOn w:val="Fuentedeprrafopredeter"/>
    <w:uiPriority w:val="99"/>
    <w:semiHidden/>
    <w:unhideWhenUsed/>
    <w:rsid w:val="008857CC"/>
    <w:rPr>
      <w:color w:val="605E5C"/>
      <w:shd w:val="clear" w:color="auto" w:fill="E1DFDD"/>
    </w:rPr>
  </w:style>
  <w:style w:type="character" w:styleId="Textoennegrita">
    <w:name w:val="Strong"/>
    <w:basedOn w:val="Fuentedeprrafopredeter"/>
    <w:uiPriority w:val="22"/>
    <w:qFormat/>
    <w:rsid w:val="00B53B5D"/>
    <w:rPr>
      <w:b/>
      <w:bCs/>
    </w:rPr>
  </w:style>
  <w:style w:type="paragraph" w:styleId="paragraph" w:customStyle="1">
    <w:name w:val="paragraph"/>
    <w:basedOn w:val="Normal"/>
    <w:rsid w:val="001E01FC"/>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Fuentedeprrafopredeter"/>
    <w:rsid w:val="001E01FC"/>
  </w:style>
  <w:style w:type="character" w:styleId="eop" w:customStyle="1">
    <w:name w:val="eop"/>
    <w:basedOn w:val="Fuentedeprrafopredeter"/>
    <w:rsid w:val="001E0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399749">
      <w:bodyDiv w:val="1"/>
      <w:marLeft w:val="0"/>
      <w:marRight w:val="0"/>
      <w:marTop w:val="0"/>
      <w:marBottom w:val="0"/>
      <w:divBdr>
        <w:top w:val="none" w:sz="0" w:space="0" w:color="auto"/>
        <w:left w:val="none" w:sz="0" w:space="0" w:color="auto"/>
        <w:bottom w:val="none" w:sz="0" w:space="0" w:color="auto"/>
        <w:right w:val="none" w:sz="0" w:space="0" w:color="auto"/>
      </w:divBdr>
    </w:div>
    <w:div w:id="751319874">
      <w:bodyDiv w:val="1"/>
      <w:marLeft w:val="0"/>
      <w:marRight w:val="0"/>
      <w:marTop w:val="0"/>
      <w:marBottom w:val="0"/>
      <w:divBdr>
        <w:top w:val="none" w:sz="0" w:space="0" w:color="auto"/>
        <w:left w:val="none" w:sz="0" w:space="0" w:color="auto"/>
        <w:bottom w:val="none" w:sz="0" w:space="0" w:color="auto"/>
        <w:right w:val="none" w:sz="0" w:space="0" w:color="auto"/>
      </w:divBdr>
    </w:div>
    <w:div w:id="1321157464">
      <w:bodyDiv w:val="1"/>
      <w:marLeft w:val="0"/>
      <w:marRight w:val="0"/>
      <w:marTop w:val="0"/>
      <w:marBottom w:val="0"/>
      <w:divBdr>
        <w:top w:val="none" w:sz="0" w:space="0" w:color="auto"/>
        <w:left w:val="none" w:sz="0" w:space="0" w:color="auto"/>
        <w:bottom w:val="none" w:sz="0" w:space="0" w:color="auto"/>
        <w:right w:val="none" w:sz="0" w:space="0" w:color="auto"/>
      </w:divBdr>
      <w:divsChild>
        <w:div w:id="103889716">
          <w:marLeft w:val="0"/>
          <w:marRight w:val="0"/>
          <w:marTop w:val="0"/>
          <w:marBottom w:val="0"/>
          <w:divBdr>
            <w:top w:val="none" w:sz="0" w:space="0" w:color="auto"/>
            <w:left w:val="none" w:sz="0" w:space="0" w:color="auto"/>
            <w:bottom w:val="none" w:sz="0" w:space="0" w:color="auto"/>
            <w:right w:val="none" w:sz="0" w:space="0" w:color="auto"/>
          </w:divBdr>
          <w:divsChild>
            <w:div w:id="879785849">
              <w:marLeft w:val="0"/>
              <w:marRight w:val="0"/>
              <w:marTop w:val="0"/>
              <w:marBottom w:val="0"/>
              <w:divBdr>
                <w:top w:val="none" w:sz="0" w:space="0" w:color="auto"/>
                <w:left w:val="none" w:sz="0" w:space="0" w:color="auto"/>
                <w:bottom w:val="none" w:sz="0" w:space="0" w:color="auto"/>
                <w:right w:val="none" w:sz="0" w:space="0" w:color="auto"/>
              </w:divBdr>
              <w:divsChild>
                <w:div w:id="10101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06601">
      <w:bodyDiv w:val="1"/>
      <w:marLeft w:val="0"/>
      <w:marRight w:val="0"/>
      <w:marTop w:val="0"/>
      <w:marBottom w:val="0"/>
      <w:divBdr>
        <w:top w:val="none" w:sz="0" w:space="0" w:color="auto"/>
        <w:left w:val="none" w:sz="0" w:space="0" w:color="auto"/>
        <w:bottom w:val="none" w:sz="0" w:space="0" w:color="auto"/>
        <w:right w:val="none" w:sz="0" w:space="0" w:color="auto"/>
      </w:divBdr>
    </w:div>
    <w:div w:id="1577205995">
      <w:bodyDiv w:val="1"/>
      <w:marLeft w:val="0"/>
      <w:marRight w:val="0"/>
      <w:marTop w:val="0"/>
      <w:marBottom w:val="0"/>
      <w:divBdr>
        <w:top w:val="none" w:sz="0" w:space="0" w:color="auto"/>
        <w:left w:val="none" w:sz="0" w:space="0" w:color="auto"/>
        <w:bottom w:val="none" w:sz="0" w:space="0" w:color="auto"/>
        <w:right w:val="none" w:sz="0" w:space="0" w:color="auto"/>
      </w:divBdr>
      <w:divsChild>
        <w:div w:id="904998603">
          <w:marLeft w:val="0"/>
          <w:marRight w:val="0"/>
          <w:marTop w:val="0"/>
          <w:marBottom w:val="0"/>
          <w:divBdr>
            <w:top w:val="none" w:sz="0" w:space="0" w:color="auto"/>
            <w:left w:val="none" w:sz="0" w:space="0" w:color="auto"/>
            <w:bottom w:val="none" w:sz="0" w:space="0" w:color="auto"/>
            <w:right w:val="none" w:sz="0" w:space="0" w:color="auto"/>
          </w:divBdr>
          <w:divsChild>
            <w:div w:id="2144618765">
              <w:marLeft w:val="0"/>
              <w:marRight w:val="0"/>
              <w:marTop w:val="0"/>
              <w:marBottom w:val="0"/>
              <w:divBdr>
                <w:top w:val="none" w:sz="0" w:space="0" w:color="auto"/>
                <w:left w:val="none" w:sz="0" w:space="0" w:color="auto"/>
                <w:bottom w:val="none" w:sz="0" w:space="0" w:color="auto"/>
                <w:right w:val="none" w:sz="0" w:space="0" w:color="auto"/>
              </w:divBdr>
            </w:div>
            <w:div w:id="353120714">
              <w:marLeft w:val="0"/>
              <w:marRight w:val="0"/>
              <w:marTop w:val="0"/>
              <w:marBottom w:val="0"/>
              <w:divBdr>
                <w:top w:val="none" w:sz="0" w:space="0" w:color="auto"/>
                <w:left w:val="none" w:sz="0" w:space="0" w:color="auto"/>
                <w:bottom w:val="none" w:sz="0" w:space="0" w:color="auto"/>
                <w:right w:val="none" w:sz="0" w:space="0" w:color="auto"/>
              </w:divBdr>
            </w:div>
          </w:divsChild>
        </w:div>
        <w:div w:id="564419557">
          <w:marLeft w:val="0"/>
          <w:marRight w:val="0"/>
          <w:marTop w:val="0"/>
          <w:marBottom w:val="0"/>
          <w:divBdr>
            <w:top w:val="none" w:sz="0" w:space="0" w:color="auto"/>
            <w:left w:val="none" w:sz="0" w:space="0" w:color="auto"/>
            <w:bottom w:val="none" w:sz="0" w:space="0" w:color="auto"/>
            <w:right w:val="none" w:sz="0" w:space="0" w:color="auto"/>
          </w:divBdr>
          <w:divsChild>
            <w:div w:id="860356822">
              <w:marLeft w:val="0"/>
              <w:marRight w:val="0"/>
              <w:marTop w:val="0"/>
              <w:marBottom w:val="0"/>
              <w:divBdr>
                <w:top w:val="none" w:sz="0" w:space="0" w:color="auto"/>
                <w:left w:val="none" w:sz="0" w:space="0" w:color="auto"/>
                <w:bottom w:val="none" w:sz="0" w:space="0" w:color="auto"/>
                <w:right w:val="none" w:sz="0" w:space="0" w:color="auto"/>
              </w:divBdr>
            </w:div>
          </w:divsChild>
        </w:div>
        <w:div w:id="1982348167">
          <w:marLeft w:val="0"/>
          <w:marRight w:val="0"/>
          <w:marTop w:val="0"/>
          <w:marBottom w:val="0"/>
          <w:divBdr>
            <w:top w:val="none" w:sz="0" w:space="0" w:color="auto"/>
            <w:left w:val="none" w:sz="0" w:space="0" w:color="auto"/>
            <w:bottom w:val="none" w:sz="0" w:space="0" w:color="auto"/>
            <w:right w:val="none" w:sz="0" w:space="0" w:color="auto"/>
          </w:divBdr>
          <w:divsChild>
            <w:div w:id="182745189">
              <w:marLeft w:val="0"/>
              <w:marRight w:val="0"/>
              <w:marTop w:val="0"/>
              <w:marBottom w:val="0"/>
              <w:divBdr>
                <w:top w:val="none" w:sz="0" w:space="0" w:color="auto"/>
                <w:left w:val="none" w:sz="0" w:space="0" w:color="auto"/>
                <w:bottom w:val="none" w:sz="0" w:space="0" w:color="auto"/>
                <w:right w:val="none" w:sz="0" w:space="0" w:color="auto"/>
              </w:divBdr>
            </w:div>
          </w:divsChild>
        </w:div>
        <w:div w:id="555362572">
          <w:marLeft w:val="0"/>
          <w:marRight w:val="0"/>
          <w:marTop w:val="0"/>
          <w:marBottom w:val="0"/>
          <w:divBdr>
            <w:top w:val="none" w:sz="0" w:space="0" w:color="auto"/>
            <w:left w:val="none" w:sz="0" w:space="0" w:color="auto"/>
            <w:bottom w:val="none" w:sz="0" w:space="0" w:color="auto"/>
            <w:right w:val="none" w:sz="0" w:space="0" w:color="auto"/>
          </w:divBdr>
          <w:divsChild>
            <w:div w:id="835539247">
              <w:marLeft w:val="0"/>
              <w:marRight w:val="0"/>
              <w:marTop w:val="0"/>
              <w:marBottom w:val="0"/>
              <w:divBdr>
                <w:top w:val="none" w:sz="0" w:space="0" w:color="auto"/>
                <w:left w:val="none" w:sz="0" w:space="0" w:color="auto"/>
                <w:bottom w:val="none" w:sz="0" w:space="0" w:color="auto"/>
                <w:right w:val="none" w:sz="0" w:space="0" w:color="auto"/>
              </w:divBdr>
            </w:div>
          </w:divsChild>
        </w:div>
        <w:div w:id="320423802">
          <w:marLeft w:val="0"/>
          <w:marRight w:val="0"/>
          <w:marTop w:val="0"/>
          <w:marBottom w:val="0"/>
          <w:divBdr>
            <w:top w:val="none" w:sz="0" w:space="0" w:color="auto"/>
            <w:left w:val="none" w:sz="0" w:space="0" w:color="auto"/>
            <w:bottom w:val="none" w:sz="0" w:space="0" w:color="auto"/>
            <w:right w:val="none" w:sz="0" w:space="0" w:color="auto"/>
          </w:divBdr>
          <w:divsChild>
            <w:div w:id="1309091229">
              <w:marLeft w:val="0"/>
              <w:marRight w:val="0"/>
              <w:marTop w:val="0"/>
              <w:marBottom w:val="0"/>
              <w:divBdr>
                <w:top w:val="none" w:sz="0" w:space="0" w:color="auto"/>
                <w:left w:val="none" w:sz="0" w:space="0" w:color="auto"/>
                <w:bottom w:val="none" w:sz="0" w:space="0" w:color="auto"/>
                <w:right w:val="none" w:sz="0" w:space="0" w:color="auto"/>
              </w:divBdr>
            </w:div>
          </w:divsChild>
        </w:div>
        <w:div w:id="15157034">
          <w:marLeft w:val="0"/>
          <w:marRight w:val="0"/>
          <w:marTop w:val="0"/>
          <w:marBottom w:val="0"/>
          <w:divBdr>
            <w:top w:val="none" w:sz="0" w:space="0" w:color="auto"/>
            <w:left w:val="none" w:sz="0" w:space="0" w:color="auto"/>
            <w:bottom w:val="none" w:sz="0" w:space="0" w:color="auto"/>
            <w:right w:val="none" w:sz="0" w:space="0" w:color="auto"/>
          </w:divBdr>
          <w:divsChild>
            <w:div w:id="552422315">
              <w:marLeft w:val="0"/>
              <w:marRight w:val="0"/>
              <w:marTop w:val="0"/>
              <w:marBottom w:val="0"/>
              <w:divBdr>
                <w:top w:val="none" w:sz="0" w:space="0" w:color="auto"/>
                <w:left w:val="none" w:sz="0" w:space="0" w:color="auto"/>
                <w:bottom w:val="none" w:sz="0" w:space="0" w:color="auto"/>
                <w:right w:val="none" w:sz="0" w:space="0" w:color="auto"/>
              </w:divBdr>
            </w:div>
          </w:divsChild>
        </w:div>
        <w:div w:id="1381051485">
          <w:marLeft w:val="0"/>
          <w:marRight w:val="0"/>
          <w:marTop w:val="0"/>
          <w:marBottom w:val="0"/>
          <w:divBdr>
            <w:top w:val="none" w:sz="0" w:space="0" w:color="auto"/>
            <w:left w:val="none" w:sz="0" w:space="0" w:color="auto"/>
            <w:bottom w:val="none" w:sz="0" w:space="0" w:color="auto"/>
            <w:right w:val="none" w:sz="0" w:space="0" w:color="auto"/>
          </w:divBdr>
          <w:divsChild>
            <w:div w:id="881478873">
              <w:marLeft w:val="0"/>
              <w:marRight w:val="0"/>
              <w:marTop w:val="0"/>
              <w:marBottom w:val="0"/>
              <w:divBdr>
                <w:top w:val="none" w:sz="0" w:space="0" w:color="auto"/>
                <w:left w:val="none" w:sz="0" w:space="0" w:color="auto"/>
                <w:bottom w:val="none" w:sz="0" w:space="0" w:color="auto"/>
                <w:right w:val="none" w:sz="0" w:space="0" w:color="auto"/>
              </w:divBdr>
            </w:div>
          </w:divsChild>
        </w:div>
        <w:div w:id="1681081385">
          <w:marLeft w:val="0"/>
          <w:marRight w:val="0"/>
          <w:marTop w:val="0"/>
          <w:marBottom w:val="0"/>
          <w:divBdr>
            <w:top w:val="none" w:sz="0" w:space="0" w:color="auto"/>
            <w:left w:val="none" w:sz="0" w:space="0" w:color="auto"/>
            <w:bottom w:val="none" w:sz="0" w:space="0" w:color="auto"/>
            <w:right w:val="none" w:sz="0" w:space="0" w:color="auto"/>
          </w:divBdr>
          <w:divsChild>
            <w:div w:id="1928885175">
              <w:marLeft w:val="0"/>
              <w:marRight w:val="0"/>
              <w:marTop w:val="0"/>
              <w:marBottom w:val="0"/>
              <w:divBdr>
                <w:top w:val="none" w:sz="0" w:space="0" w:color="auto"/>
                <w:left w:val="none" w:sz="0" w:space="0" w:color="auto"/>
                <w:bottom w:val="none" w:sz="0" w:space="0" w:color="auto"/>
                <w:right w:val="none" w:sz="0" w:space="0" w:color="auto"/>
              </w:divBdr>
            </w:div>
          </w:divsChild>
        </w:div>
        <w:div w:id="825440082">
          <w:marLeft w:val="0"/>
          <w:marRight w:val="0"/>
          <w:marTop w:val="0"/>
          <w:marBottom w:val="0"/>
          <w:divBdr>
            <w:top w:val="none" w:sz="0" w:space="0" w:color="auto"/>
            <w:left w:val="none" w:sz="0" w:space="0" w:color="auto"/>
            <w:bottom w:val="none" w:sz="0" w:space="0" w:color="auto"/>
            <w:right w:val="none" w:sz="0" w:space="0" w:color="auto"/>
          </w:divBdr>
          <w:divsChild>
            <w:div w:id="1675835477">
              <w:marLeft w:val="0"/>
              <w:marRight w:val="0"/>
              <w:marTop w:val="0"/>
              <w:marBottom w:val="0"/>
              <w:divBdr>
                <w:top w:val="none" w:sz="0" w:space="0" w:color="auto"/>
                <w:left w:val="none" w:sz="0" w:space="0" w:color="auto"/>
                <w:bottom w:val="none" w:sz="0" w:space="0" w:color="auto"/>
                <w:right w:val="none" w:sz="0" w:space="0" w:color="auto"/>
              </w:divBdr>
            </w:div>
          </w:divsChild>
        </w:div>
        <w:div w:id="304506970">
          <w:marLeft w:val="0"/>
          <w:marRight w:val="0"/>
          <w:marTop w:val="0"/>
          <w:marBottom w:val="0"/>
          <w:divBdr>
            <w:top w:val="none" w:sz="0" w:space="0" w:color="auto"/>
            <w:left w:val="none" w:sz="0" w:space="0" w:color="auto"/>
            <w:bottom w:val="none" w:sz="0" w:space="0" w:color="auto"/>
            <w:right w:val="none" w:sz="0" w:space="0" w:color="auto"/>
          </w:divBdr>
          <w:divsChild>
            <w:div w:id="1521894202">
              <w:marLeft w:val="0"/>
              <w:marRight w:val="0"/>
              <w:marTop w:val="0"/>
              <w:marBottom w:val="0"/>
              <w:divBdr>
                <w:top w:val="none" w:sz="0" w:space="0" w:color="auto"/>
                <w:left w:val="none" w:sz="0" w:space="0" w:color="auto"/>
                <w:bottom w:val="none" w:sz="0" w:space="0" w:color="auto"/>
                <w:right w:val="none" w:sz="0" w:space="0" w:color="auto"/>
              </w:divBdr>
            </w:div>
          </w:divsChild>
        </w:div>
        <w:div w:id="1260021366">
          <w:marLeft w:val="0"/>
          <w:marRight w:val="0"/>
          <w:marTop w:val="0"/>
          <w:marBottom w:val="0"/>
          <w:divBdr>
            <w:top w:val="none" w:sz="0" w:space="0" w:color="auto"/>
            <w:left w:val="none" w:sz="0" w:space="0" w:color="auto"/>
            <w:bottom w:val="none" w:sz="0" w:space="0" w:color="auto"/>
            <w:right w:val="none" w:sz="0" w:space="0" w:color="auto"/>
          </w:divBdr>
          <w:divsChild>
            <w:div w:id="1542203020">
              <w:marLeft w:val="0"/>
              <w:marRight w:val="0"/>
              <w:marTop w:val="0"/>
              <w:marBottom w:val="0"/>
              <w:divBdr>
                <w:top w:val="none" w:sz="0" w:space="0" w:color="auto"/>
                <w:left w:val="none" w:sz="0" w:space="0" w:color="auto"/>
                <w:bottom w:val="none" w:sz="0" w:space="0" w:color="auto"/>
                <w:right w:val="none" w:sz="0" w:space="0" w:color="auto"/>
              </w:divBdr>
            </w:div>
          </w:divsChild>
        </w:div>
        <w:div w:id="967929122">
          <w:marLeft w:val="0"/>
          <w:marRight w:val="0"/>
          <w:marTop w:val="0"/>
          <w:marBottom w:val="0"/>
          <w:divBdr>
            <w:top w:val="none" w:sz="0" w:space="0" w:color="auto"/>
            <w:left w:val="none" w:sz="0" w:space="0" w:color="auto"/>
            <w:bottom w:val="none" w:sz="0" w:space="0" w:color="auto"/>
            <w:right w:val="none" w:sz="0" w:space="0" w:color="auto"/>
          </w:divBdr>
          <w:divsChild>
            <w:div w:id="197756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48733">
      <w:bodyDiv w:val="1"/>
      <w:marLeft w:val="0"/>
      <w:marRight w:val="0"/>
      <w:marTop w:val="0"/>
      <w:marBottom w:val="0"/>
      <w:divBdr>
        <w:top w:val="none" w:sz="0" w:space="0" w:color="auto"/>
        <w:left w:val="none" w:sz="0" w:space="0" w:color="auto"/>
        <w:bottom w:val="none" w:sz="0" w:space="0" w:color="auto"/>
        <w:right w:val="none" w:sz="0" w:space="0" w:color="auto"/>
      </w:divBdr>
      <w:divsChild>
        <w:div w:id="225839299">
          <w:marLeft w:val="0"/>
          <w:marRight w:val="0"/>
          <w:marTop w:val="0"/>
          <w:marBottom w:val="0"/>
          <w:divBdr>
            <w:top w:val="none" w:sz="0" w:space="0" w:color="auto"/>
            <w:left w:val="none" w:sz="0" w:space="0" w:color="auto"/>
            <w:bottom w:val="none" w:sz="0" w:space="0" w:color="auto"/>
            <w:right w:val="none" w:sz="0" w:space="0" w:color="auto"/>
          </w:divBdr>
        </w:div>
        <w:div w:id="934752515">
          <w:marLeft w:val="0"/>
          <w:marRight w:val="0"/>
          <w:marTop w:val="0"/>
          <w:marBottom w:val="0"/>
          <w:divBdr>
            <w:top w:val="none" w:sz="0" w:space="0" w:color="auto"/>
            <w:left w:val="none" w:sz="0" w:space="0" w:color="auto"/>
            <w:bottom w:val="none" w:sz="0" w:space="0" w:color="auto"/>
            <w:right w:val="none" w:sz="0" w:space="0" w:color="auto"/>
          </w:divBdr>
        </w:div>
        <w:div w:id="1358963439">
          <w:marLeft w:val="0"/>
          <w:marRight w:val="0"/>
          <w:marTop w:val="0"/>
          <w:marBottom w:val="0"/>
          <w:divBdr>
            <w:top w:val="none" w:sz="0" w:space="0" w:color="auto"/>
            <w:left w:val="none" w:sz="0" w:space="0" w:color="auto"/>
            <w:bottom w:val="none" w:sz="0" w:space="0" w:color="auto"/>
            <w:right w:val="none" w:sz="0" w:space="0" w:color="auto"/>
          </w:divBdr>
        </w:div>
        <w:div w:id="97332852">
          <w:marLeft w:val="0"/>
          <w:marRight w:val="0"/>
          <w:marTop w:val="0"/>
          <w:marBottom w:val="0"/>
          <w:divBdr>
            <w:top w:val="none" w:sz="0" w:space="0" w:color="auto"/>
            <w:left w:val="none" w:sz="0" w:space="0" w:color="auto"/>
            <w:bottom w:val="none" w:sz="0" w:space="0" w:color="auto"/>
            <w:right w:val="none" w:sz="0" w:space="0" w:color="auto"/>
          </w:divBdr>
          <w:divsChild>
            <w:div w:id="802964638">
              <w:marLeft w:val="-75"/>
              <w:marRight w:val="0"/>
              <w:marTop w:val="30"/>
              <w:marBottom w:val="30"/>
              <w:divBdr>
                <w:top w:val="none" w:sz="0" w:space="0" w:color="auto"/>
                <w:left w:val="none" w:sz="0" w:space="0" w:color="auto"/>
                <w:bottom w:val="none" w:sz="0" w:space="0" w:color="auto"/>
                <w:right w:val="none" w:sz="0" w:space="0" w:color="auto"/>
              </w:divBdr>
              <w:divsChild>
                <w:div w:id="1144665678">
                  <w:marLeft w:val="0"/>
                  <w:marRight w:val="0"/>
                  <w:marTop w:val="0"/>
                  <w:marBottom w:val="0"/>
                  <w:divBdr>
                    <w:top w:val="none" w:sz="0" w:space="0" w:color="auto"/>
                    <w:left w:val="none" w:sz="0" w:space="0" w:color="auto"/>
                    <w:bottom w:val="none" w:sz="0" w:space="0" w:color="auto"/>
                    <w:right w:val="none" w:sz="0" w:space="0" w:color="auto"/>
                  </w:divBdr>
                  <w:divsChild>
                    <w:div w:id="1147941673">
                      <w:marLeft w:val="0"/>
                      <w:marRight w:val="0"/>
                      <w:marTop w:val="0"/>
                      <w:marBottom w:val="0"/>
                      <w:divBdr>
                        <w:top w:val="none" w:sz="0" w:space="0" w:color="auto"/>
                        <w:left w:val="none" w:sz="0" w:space="0" w:color="auto"/>
                        <w:bottom w:val="none" w:sz="0" w:space="0" w:color="auto"/>
                        <w:right w:val="none" w:sz="0" w:space="0" w:color="auto"/>
                      </w:divBdr>
                    </w:div>
                  </w:divsChild>
                </w:div>
                <w:div w:id="1792672705">
                  <w:marLeft w:val="0"/>
                  <w:marRight w:val="0"/>
                  <w:marTop w:val="0"/>
                  <w:marBottom w:val="0"/>
                  <w:divBdr>
                    <w:top w:val="none" w:sz="0" w:space="0" w:color="auto"/>
                    <w:left w:val="none" w:sz="0" w:space="0" w:color="auto"/>
                    <w:bottom w:val="none" w:sz="0" w:space="0" w:color="auto"/>
                    <w:right w:val="none" w:sz="0" w:space="0" w:color="auto"/>
                  </w:divBdr>
                  <w:divsChild>
                    <w:div w:id="1666932589">
                      <w:marLeft w:val="0"/>
                      <w:marRight w:val="0"/>
                      <w:marTop w:val="0"/>
                      <w:marBottom w:val="0"/>
                      <w:divBdr>
                        <w:top w:val="none" w:sz="0" w:space="0" w:color="auto"/>
                        <w:left w:val="none" w:sz="0" w:space="0" w:color="auto"/>
                        <w:bottom w:val="none" w:sz="0" w:space="0" w:color="auto"/>
                        <w:right w:val="none" w:sz="0" w:space="0" w:color="auto"/>
                      </w:divBdr>
                    </w:div>
                  </w:divsChild>
                </w:div>
                <w:div w:id="328407615">
                  <w:marLeft w:val="0"/>
                  <w:marRight w:val="0"/>
                  <w:marTop w:val="0"/>
                  <w:marBottom w:val="0"/>
                  <w:divBdr>
                    <w:top w:val="none" w:sz="0" w:space="0" w:color="auto"/>
                    <w:left w:val="none" w:sz="0" w:space="0" w:color="auto"/>
                    <w:bottom w:val="none" w:sz="0" w:space="0" w:color="auto"/>
                    <w:right w:val="none" w:sz="0" w:space="0" w:color="auto"/>
                  </w:divBdr>
                  <w:divsChild>
                    <w:div w:id="346517115">
                      <w:marLeft w:val="0"/>
                      <w:marRight w:val="0"/>
                      <w:marTop w:val="0"/>
                      <w:marBottom w:val="0"/>
                      <w:divBdr>
                        <w:top w:val="none" w:sz="0" w:space="0" w:color="auto"/>
                        <w:left w:val="none" w:sz="0" w:space="0" w:color="auto"/>
                        <w:bottom w:val="none" w:sz="0" w:space="0" w:color="auto"/>
                        <w:right w:val="none" w:sz="0" w:space="0" w:color="auto"/>
                      </w:divBdr>
                    </w:div>
                  </w:divsChild>
                </w:div>
                <w:div w:id="1672759293">
                  <w:marLeft w:val="0"/>
                  <w:marRight w:val="0"/>
                  <w:marTop w:val="0"/>
                  <w:marBottom w:val="0"/>
                  <w:divBdr>
                    <w:top w:val="none" w:sz="0" w:space="0" w:color="auto"/>
                    <w:left w:val="none" w:sz="0" w:space="0" w:color="auto"/>
                    <w:bottom w:val="none" w:sz="0" w:space="0" w:color="auto"/>
                    <w:right w:val="none" w:sz="0" w:space="0" w:color="auto"/>
                  </w:divBdr>
                  <w:divsChild>
                    <w:div w:id="1969586097">
                      <w:marLeft w:val="0"/>
                      <w:marRight w:val="0"/>
                      <w:marTop w:val="0"/>
                      <w:marBottom w:val="0"/>
                      <w:divBdr>
                        <w:top w:val="none" w:sz="0" w:space="0" w:color="auto"/>
                        <w:left w:val="none" w:sz="0" w:space="0" w:color="auto"/>
                        <w:bottom w:val="none" w:sz="0" w:space="0" w:color="auto"/>
                        <w:right w:val="none" w:sz="0" w:space="0" w:color="auto"/>
                      </w:divBdr>
                    </w:div>
                  </w:divsChild>
                </w:div>
                <w:div w:id="508251708">
                  <w:marLeft w:val="0"/>
                  <w:marRight w:val="0"/>
                  <w:marTop w:val="0"/>
                  <w:marBottom w:val="0"/>
                  <w:divBdr>
                    <w:top w:val="none" w:sz="0" w:space="0" w:color="auto"/>
                    <w:left w:val="none" w:sz="0" w:space="0" w:color="auto"/>
                    <w:bottom w:val="none" w:sz="0" w:space="0" w:color="auto"/>
                    <w:right w:val="none" w:sz="0" w:space="0" w:color="auto"/>
                  </w:divBdr>
                  <w:divsChild>
                    <w:div w:id="1374113815">
                      <w:marLeft w:val="0"/>
                      <w:marRight w:val="0"/>
                      <w:marTop w:val="0"/>
                      <w:marBottom w:val="0"/>
                      <w:divBdr>
                        <w:top w:val="none" w:sz="0" w:space="0" w:color="auto"/>
                        <w:left w:val="none" w:sz="0" w:space="0" w:color="auto"/>
                        <w:bottom w:val="none" w:sz="0" w:space="0" w:color="auto"/>
                        <w:right w:val="none" w:sz="0" w:space="0" w:color="auto"/>
                      </w:divBdr>
                    </w:div>
                  </w:divsChild>
                </w:div>
                <w:div w:id="2043820887">
                  <w:marLeft w:val="0"/>
                  <w:marRight w:val="0"/>
                  <w:marTop w:val="0"/>
                  <w:marBottom w:val="0"/>
                  <w:divBdr>
                    <w:top w:val="none" w:sz="0" w:space="0" w:color="auto"/>
                    <w:left w:val="none" w:sz="0" w:space="0" w:color="auto"/>
                    <w:bottom w:val="none" w:sz="0" w:space="0" w:color="auto"/>
                    <w:right w:val="none" w:sz="0" w:space="0" w:color="auto"/>
                  </w:divBdr>
                  <w:divsChild>
                    <w:div w:id="1840271749">
                      <w:marLeft w:val="0"/>
                      <w:marRight w:val="0"/>
                      <w:marTop w:val="0"/>
                      <w:marBottom w:val="0"/>
                      <w:divBdr>
                        <w:top w:val="none" w:sz="0" w:space="0" w:color="auto"/>
                        <w:left w:val="none" w:sz="0" w:space="0" w:color="auto"/>
                        <w:bottom w:val="none" w:sz="0" w:space="0" w:color="auto"/>
                        <w:right w:val="none" w:sz="0" w:space="0" w:color="auto"/>
                      </w:divBdr>
                    </w:div>
                  </w:divsChild>
                </w:div>
                <w:div w:id="1254170950">
                  <w:marLeft w:val="0"/>
                  <w:marRight w:val="0"/>
                  <w:marTop w:val="0"/>
                  <w:marBottom w:val="0"/>
                  <w:divBdr>
                    <w:top w:val="none" w:sz="0" w:space="0" w:color="auto"/>
                    <w:left w:val="none" w:sz="0" w:space="0" w:color="auto"/>
                    <w:bottom w:val="none" w:sz="0" w:space="0" w:color="auto"/>
                    <w:right w:val="none" w:sz="0" w:space="0" w:color="auto"/>
                  </w:divBdr>
                  <w:divsChild>
                    <w:div w:id="193689714">
                      <w:marLeft w:val="0"/>
                      <w:marRight w:val="0"/>
                      <w:marTop w:val="0"/>
                      <w:marBottom w:val="0"/>
                      <w:divBdr>
                        <w:top w:val="none" w:sz="0" w:space="0" w:color="auto"/>
                        <w:left w:val="none" w:sz="0" w:space="0" w:color="auto"/>
                        <w:bottom w:val="none" w:sz="0" w:space="0" w:color="auto"/>
                        <w:right w:val="none" w:sz="0" w:space="0" w:color="auto"/>
                      </w:divBdr>
                    </w:div>
                  </w:divsChild>
                </w:div>
                <w:div w:id="294528877">
                  <w:marLeft w:val="0"/>
                  <w:marRight w:val="0"/>
                  <w:marTop w:val="0"/>
                  <w:marBottom w:val="0"/>
                  <w:divBdr>
                    <w:top w:val="none" w:sz="0" w:space="0" w:color="auto"/>
                    <w:left w:val="none" w:sz="0" w:space="0" w:color="auto"/>
                    <w:bottom w:val="none" w:sz="0" w:space="0" w:color="auto"/>
                    <w:right w:val="none" w:sz="0" w:space="0" w:color="auto"/>
                  </w:divBdr>
                  <w:divsChild>
                    <w:div w:id="2125228146">
                      <w:marLeft w:val="0"/>
                      <w:marRight w:val="0"/>
                      <w:marTop w:val="0"/>
                      <w:marBottom w:val="0"/>
                      <w:divBdr>
                        <w:top w:val="none" w:sz="0" w:space="0" w:color="auto"/>
                        <w:left w:val="none" w:sz="0" w:space="0" w:color="auto"/>
                        <w:bottom w:val="none" w:sz="0" w:space="0" w:color="auto"/>
                        <w:right w:val="none" w:sz="0" w:space="0" w:color="auto"/>
                      </w:divBdr>
                    </w:div>
                  </w:divsChild>
                </w:div>
                <w:div w:id="1679960270">
                  <w:marLeft w:val="0"/>
                  <w:marRight w:val="0"/>
                  <w:marTop w:val="0"/>
                  <w:marBottom w:val="0"/>
                  <w:divBdr>
                    <w:top w:val="none" w:sz="0" w:space="0" w:color="auto"/>
                    <w:left w:val="none" w:sz="0" w:space="0" w:color="auto"/>
                    <w:bottom w:val="none" w:sz="0" w:space="0" w:color="auto"/>
                    <w:right w:val="none" w:sz="0" w:space="0" w:color="auto"/>
                  </w:divBdr>
                  <w:divsChild>
                    <w:div w:id="447548399">
                      <w:marLeft w:val="0"/>
                      <w:marRight w:val="0"/>
                      <w:marTop w:val="0"/>
                      <w:marBottom w:val="0"/>
                      <w:divBdr>
                        <w:top w:val="none" w:sz="0" w:space="0" w:color="auto"/>
                        <w:left w:val="none" w:sz="0" w:space="0" w:color="auto"/>
                        <w:bottom w:val="none" w:sz="0" w:space="0" w:color="auto"/>
                        <w:right w:val="none" w:sz="0" w:space="0" w:color="auto"/>
                      </w:divBdr>
                    </w:div>
                  </w:divsChild>
                </w:div>
                <w:div w:id="4136549">
                  <w:marLeft w:val="0"/>
                  <w:marRight w:val="0"/>
                  <w:marTop w:val="0"/>
                  <w:marBottom w:val="0"/>
                  <w:divBdr>
                    <w:top w:val="none" w:sz="0" w:space="0" w:color="auto"/>
                    <w:left w:val="none" w:sz="0" w:space="0" w:color="auto"/>
                    <w:bottom w:val="none" w:sz="0" w:space="0" w:color="auto"/>
                    <w:right w:val="none" w:sz="0" w:space="0" w:color="auto"/>
                  </w:divBdr>
                  <w:divsChild>
                    <w:div w:id="146173289">
                      <w:marLeft w:val="0"/>
                      <w:marRight w:val="0"/>
                      <w:marTop w:val="0"/>
                      <w:marBottom w:val="0"/>
                      <w:divBdr>
                        <w:top w:val="none" w:sz="0" w:space="0" w:color="auto"/>
                        <w:left w:val="none" w:sz="0" w:space="0" w:color="auto"/>
                        <w:bottom w:val="none" w:sz="0" w:space="0" w:color="auto"/>
                        <w:right w:val="none" w:sz="0" w:space="0" w:color="auto"/>
                      </w:divBdr>
                    </w:div>
                  </w:divsChild>
                </w:div>
                <w:div w:id="610674491">
                  <w:marLeft w:val="0"/>
                  <w:marRight w:val="0"/>
                  <w:marTop w:val="0"/>
                  <w:marBottom w:val="0"/>
                  <w:divBdr>
                    <w:top w:val="none" w:sz="0" w:space="0" w:color="auto"/>
                    <w:left w:val="none" w:sz="0" w:space="0" w:color="auto"/>
                    <w:bottom w:val="none" w:sz="0" w:space="0" w:color="auto"/>
                    <w:right w:val="none" w:sz="0" w:space="0" w:color="auto"/>
                  </w:divBdr>
                  <w:divsChild>
                    <w:div w:id="707726925">
                      <w:marLeft w:val="0"/>
                      <w:marRight w:val="0"/>
                      <w:marTop w:val="0"/>
                      <w:marBottom w:val="0"/>
                      <w:divBdr>
                        <w:top w:val="none" w:sz="0" w:space="0" w:color="auto"/>
                        <w:left w:val="none" w:sz="0" w:space="0" w:color="auto"/>
                        <w:bottom w:val="none" w:sz="0" w:space="0" w:color="auto"/>
                        <w:right w:val="none" w:sz="0" w:space="0" w:color="auto"/>
                      </w:divBdr>
                    </w:div>
                  </w:divsChild>
                </w:div>
                <w:div w:id="1860310684">
                  <w:marLeft w:val="0"/>
                  <w:marRight w:val="0"/>
                  <w:marTop w:val="0"/>
                  <w:marBottom w:val="0"/>
                  <w:divBdr>
                    <w:top w:val="none" w:sz="0" w:space="0" w:color="auto"/>
                    <w:left w:val="none" w:sz="0" w:space="0" w:color="auto"/>
                    <w:bottom w:val="none" w:sz="0" w:space="0" w:color="auto"/>
                    <w:right w:val="none" w:sz="0" w:space="0" w:color="auto"/>
                  </w:divBdr>
                  <w:divsChild>
                    <w:div w:id="386882469">
                      <w:marLeft w:val="0"/>
                      <w:marRight w:val="0"/>
                      <w:marTop w:val="0"/>
                      <w:marBottom w:val="0"/>
                      <w:divBdr>
                        <w:top w:val="none" w:sz="0" w:space="0" w:color="auto"/>
                        <w:left w:val="none" w:sz="0" w:space="0" w:color="auto"/>
                        <w:bottom w:val="none" w:sz="0" w:space="0" w:color="auto"/>
                        <w:right w:val="none" w:sz="0" w:space="0" w:color="auto"/>
                      </w:divBdr>
                    </w:div>
                  </w:divsChild>
                </w:div>
                <w:div w:id="554008250">
                  <w:marLeft w:val="0"/>
                  <w:marRight w:val="0"/>
                  <w:marTop w:val="0"/>
                  <w:marBottom w:val="0"/>
                  <w:divBdr>
                    <w:top w:val="none" w:sz="0" w:space="0" w:color="auto"/>
                    <w:left w:val="none" w:sz="0" w:space="0" w:color="auto"/>
                    <w:bottom w:val="none" w:sz="0" w:space="0" w:color="auto"/>
                    <w:right w:val="none" w:sz="0" w:space="0" w:color="auto"/>
                  </w:divBdr>
                  <w:divsChild>
                    <w:div w:id="1809005957">
                      <w:marLeft w:val="0"/>
                      <w:marRight w:val="0"/>
                      <w:marTop w:val="0"/>
                      <w:marBottom w:val="0"/>
                      <w:divBdr>
                        <w:top w:val="none" w:sz="0" w:space="0" w:color="auto"/>
                        <w:left w:val="none" w:sz="0" w:space="0" w:color="auto"/>
                        <w:bottom w:val="none" w:sz="0" w:space="0" w:color="auto"/>
                        <w:right w:val="none" w:sz="0" w:space="0" w:color="auto"/>
                      </w:divBdr>
                    </w:div>
                  </w:divsChild>
                </w:div>
                <w:div w:id="101534277">
                  <w:marLeft w:val="0"/>
                  <w:marRight w:val="0"/>
                  <w:marTop w:val="0"/>
                  <w:marBottom w:val="0"/>
                  <w:divBdr>
                    <w:top w:val="none" w:sz="0" w:space="0" w:color="auto"/>
                    <w:left w:val="none" w:sz="0" w:space="0" w:color="auto"/>
                    <w:bottom w:val="none" w:sz="0" w:space="0" w:color="auto"/>
                    <w:right w:val="none" w:sz="0" w:space="0" w:color="auto"/>
                  </w:divBdr>
                  <w:divsChild>
                    <w:div w:id="1090392689">
                      <w:marLeft w:val="0"/>
                      <w:marRight w:val="0"/>
                      <w:marTop w:val="0"/>
                      <w:marBottom w:val="0"/>
                      <w:divBdr>
                        <w:top w:val="none" w:sz="0" w:space="0" w:color="auto"/>
                        <w:left w:val="none" w:sz="0" w:space="0" w:color="auto"/>
                        <w:bottom w:val="none" w:sz="0" w:space="0" w:color="auto"/>
                        <w:right w:val="none" w:sz="0" w:space="0" w:color="auto"/>
                      </w:divBdr>
                    </w:div>
                  </w:divsChild>
                </w:div>
                <w:div w:id="2086098659">
                  <w:marLeft w:val="0"/>
                  <w:marRight w:val="0"/>
                  <w:marTop w:val="0"/>
                  <w:marBottom w:val="0"/>
                  <w:divBdr>
                    <w:top w:val="none" w:sz="0" w:space="0" w:color="auto"/>
                    <w:left w:val="none" w:sz="0" w:space="0" w:color="auto"/>
                    <w:bottom w:val="none" w:sz="0" w:space="0" w:color="auto"/>
                    <w:right w:val="none" w:sz="0" w:space="0" w:color="auto"/>
                  </w:divBdr>
                  <w:divsChild>
                    <w:div w:id="156618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58580">
          <w:marLeft w:val="0"/>
          <w:marRight w:val="0"/>
          <w:marTop w:val="0"/>
          <w:marBottom w:val="0"/>
          <w:divBdr>
            <w:top w:val="none" w:sz="0" w:space="0" w:color="auto"/>
            <w:left w:val="none" w:sz="0" w:space="0" w:color="auto"/>
            <w:bottom w:val="none" w:sz="0" w:space="0" w:color="auto"/>
            <w:right w:val="none" w:sz="0" w:space="0" w:color="auto"/>
          </w:divBdr>
        </w:div>
        <w:div w:id="999776819">
          <w:marLeft w:val="0"/>
          <w:marRight w:val="0"/>
          <w:marTop w:val="0"/>
          <w:marBottom w:val="0"/>
          <w:divBdr>
            <w:top w:val="none" w:sz="0" w:space="0" w:color="auto"/>
            <w:left w:val="none" w:sz="0" w:space="0" w:color="auto"/>
            <w:bottom w:val="none" w:sz="0" w:space="0" w:color="auto"/>
            <w:right w:val="none" w:sz="0" w:space="0" w:color="auto"/>
          </w:divBdr>
        </w:div>
        <w:div w:id="1810779568">
          <w:marLeft w:val="0"/>
          <w:marRight w:val="0"/>
          <w:marTop w:val="0"/>
          <w:marBottom w:val="0"/>
          <w:divBdr>
            <w:top w:val="none" w:sz="0" w:space="0" w:color="auto"/>
            <w:left w:val="none" w:sz="0" w:space="0" w:color="auto"/>
            <w:bottom w:val="none" w:sz="0" w:space="0" w:color="auto"/>
            <w:right w:val="none" w:sz="0" w:space="0" w:color="auto"/>
          </w:divBdr>
        </w:div>
        <w:div w:id="61877367">
          <w:marLeft w:val="0"/>
          <w:marRight w:val="0"/>
          <w:marTop w:val="0"/>
          <w:marBottom w:val="0"/>
          <w:divBdr>
            <w:top w:val="none" w:sz="0" w:space="0" w:color="auto"/>
            <w:left w:val="none" w:sz="0" w:space="0" w:color="auto"/>
            <w:bottom w:val="none" w:sz="0" w:space="0" w:color="auto"/>
            <w:right w:val="none" w:sz="0" w:space="0" w:color="auto"/>
          </w:divBdr>
        </w:div>
      </w:divsChild>
    </w:div>
    <w:div w:id="1720546072">
      <w:bodyDiv w:val="1"/>
      <w:marLeft w:val="0"/>
      <w:marRight w:val="0"/>
      <w:marTop w:val="0"/>
      <w:marBottom w:val="0"/>
      <w:divBdr>
        <w:top w:val="none" w:sz="0" w:space="0" w:color="auto"/>
        <w:left w:val="none" w:sz="0" w:space="0" w:color="auto"/>
        <w:bottom w:val="none" w:sz="0" w:space="0" w:color="auto"/>
        <w:right w:val="none" w:sz="0" w:space="0" w:color="auto"/>
      </w:divBdr>
    </w:div>
    <w:div w:id="1734507204">
      <w:bodyDiv w:val="1"/>
      <w:marLeft w:val="0"/>
      <w:marRight w:val="0"/>
      <w:marTop w:val="0"/>
      <w:marBottom w:val="0"/>
      <w:divBdr>
        <w:top w:val="none" w:sz="0" w:space="0" w:color="auto"/>
        <w:left w:val="none" w:sz="0" w:space="0" w:color="auto"/>
        <w:bottom w:val="none" w:sz="0" w:space="0" w:color="auto"/>
        <w:right w:val="none" w:sz="0" w:space="0" w:color="auto"/>
      </w:divBdr>
    </w:div>
    <w:div w:id="18394248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&#65279;<?xml version="1.0" encoding="utf-8"?><Relationships xmlns="http://schemas.openxmlformats.org/package/2006/relationships"><Relationship Type="http://schemas.openxmlformats.org/officeDocument/2006/relationships/hyperlink" Target="https://www.freepik.es/vector-gratis/ilustracion-concepto-certificacion_12704350.htm" TargetMode="External" Id="rId3" /><Relationship Type="http://schemas.openxmlformats.org/officeDocument/2006/relationships/hyperlink" Target="https://www.mintic.gov.co/arquitecturaempresarial/630/articles-237652_recurso_1.pdf" TargetMode="External" Id="rId7" /><Relationship Type="http://schemas.openxmlformats.org/officeDocument/2006/relationships/hyperlink" Target="https://www.freepik.es/foto-gratis/joven-camarero-recomendando-invitados-que-pedir-menu-cafe_26401461.htm" TargetMode="External" Id="rId2" /><Relationship Type="http://schemas.openxmlformats.org/officeDocument/2006/relationships/hyperlink" Target="https://www.freepik.es/vector-gratis/concepto-comunicacion-empresarial-diseno-plano-dibujado-mano_20904385.htm" TargetMode="External" Id="rId1" /><Relationship Type="http://schemas.openxmlformats.org/officeDocument/2006/relationships/hyperlink" Target="https://repository.ucatolica.edu.co/bitstream/10983/24587/1/625506-Jim%C3%A9nez-Santa-Yeison-Fernando-TdeG.pdf" TargetMode="External" Id="rId6" /><Relationship Type="http://schemas.openxmlformats.org/officeDocument/2006/relationships/hyperlink" Target="https://repository.ucatolica.edu.co/bitstream/10983/24587/1/625506-Jim%C3%A9nez-Santa-Yeison-Fernando-TdeG.pdf" TargetMode="External" Id="rId5" /><Relationship Type="http://schemas.openxmlformats.org/officeDocument/2006/relationships/hyperlink" Target="https://www.mintic.gov.co/arquitecturati/630/articles-9435_Guia_Proceso.pdf" TargetMode="External" Id="rId4" /><Relationship Type="http://schemas.openxmlformats.org/officeDocument/2006/relationships/hyperlink" Target="https://www.mintic.gov.co/portal/715/articles-273207_recurso_2.pdf" TargetMode="External" Id="R4cceea8d13cd40d5" /></Relationships>
</file>

<file path=word/_rels/document.xml.rels>&#65279;<?xml version="1.0" encoding="utf-8"?><Relationships xmlns="http://schemas.openxmlformats.org/package/2006/relationships"><Relationship Type="http://schemas.openxmlformats.org/officeDocument/2006/relationships/comments" Target="comments.xml" Id="rId13" /><Relationship Type="http://schemas.openxmlformats.org/officeDocument/2006/relationships/image" Target="media/image5.png" Id="rId18" /><Relationship Type="http://schemas.openxmlformats.org/officeDocument/2006/relationships/diagramLayout" Target="diagrams/layout2.xml" Id="rId26" /><Relationship Type="http://schemas.openxmlformats.org/officeDocument/2006/relationships/hyperlink" Target="https://www.mintic.gov.co/arquitecturaempresarial/630/articles-204807_recurso_3.pdf" TargetMode="External" Id="rId39" /><Relationship Type="http://schemas.openxmlformats.org/officeDocument/2006/relationships/diagramLayout" Target="diagrams/layout1.xml" Id="rId21" /><Relationship Type="http://schemas.openxmlformats.org/officeDocument/2006/relationships/image" Target="media/image11.png" Id="rId34" /><Relationship Type="http://schemas.openxmlformats.org/officeDocument/2006/relationships/hyperlink" Target="https://www.youtube.com/watch?v=DfGodTcUK58&amp;ab_channel=MinisterioTICColombia" TargetMode="External" Id="rId42" /><Relationship Type="http://schemas.microsoft.com/office/2011/relationships/people" Target="people.xml" Id="rId47"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3.png" Id="rId16" /><Relationship Type="http://schemas.microsoft.com/office/2007/relationships/diagramDrawing" Target="diagrams/drawing2.xml" Id="rId29" /><Relationship Type="http://schemas.openxmlformats.org/officeDocument/2006/relationships/endnotes" Target="endnotes.xml" Id="rId11" /><Relationship Type="http://schemas.microsoft.com/office/2007/relationships/diagramDrawing" Target="diagrams/drawing1.xml" Id="rId24" /><Relationship Type="http://schemas.openxmlformats.org/officeDocument/2006/relationships/image" Target="media/image9.png" Id="rId32" /><Relationship Type="http://schemas.openxmlformats.org/officeDocument/2006/relationships/hyperlink" Target="https://gobiernodigital.mintic.gov.co/portal/Iniciativas/Marco-de-Arquitectura-Empresarial/" TargetMode="External" Id="rId37" /><Relationship Type="http://schemas.openxmlformats.org/officeDocument/2006/relationships/hyperlink" Target="https://www.youtube.com/watch?v=DfGodTcUK58&amp;ab_channel=MinisterioTICColombia" TargetMode="External" Id="rId40" /><Relationship Type="http://schemas.openxmlformats.org/officeDocument/2006/relationships/footer" Target="footer1.xml" Id="rId45" /><Relationship Type="http://schemas.openxmlformats.org/officeDocument/2006/relationships/customXml" Target="../customXml/item5.xml" Id="rId5" /><Relationship Type="http://schemas.openxmlformats.org/officeDocument/2006/relationships/image" Target="media/image2.png" Id="rId15" /><Relationship Type="http://schemas.openxmlformats.org/officeDocument/2006/relationships/diagramColors" Target="diagrams/colors1.xml" Id="rId23" /><Relationship Type="http://schemas.openxmlformats.org/officeDocument/2006/relationships/diagramColors" Target="diagrams/colors2.xml" Id="rId28" /><Relationship Type="http://schemas.openxmlformats.org/officeDocument/2006/relationships/footnotes" Target="footnotes.xml" Id="rId10" /><Relationship Type="http://schemas.openxmlformats.org/officeDocument/2006/relationships/image" Target="media/image6.png" Id="rId19" /><Relationship Type="http://schemas.openxmlformats.org/officeDocument/2006/relationships/image" Target="media/image8.png" Id="rId31" /><Relationship Type="http://schemas.openxmlformats.org/officeDocument/2006/relationships/header" Target="header1.xml" Id="rId44" /><Relationship Type="http://schemas.microsoft.com/office/2016/09/relationships/commentsIds" Target="commentsIds.xml" Id="rId60" /><Relationship Type="http://schemas.openxmlformats.org/officeDocument/2006/relationships/customXml" Target="../customXml/item4.xml" Id="rId4" /><Relationship Type="http://schemas.openxmlformats.org/officeDocument/2006/relationships/webSettings" Target="webSettings.xml" Id="rId9" /><Relationship Type="http://schemas.microsoft.com/office/2011/relationships/commentsExtended" Target="commentsExtended.xml" Id="rId14" /><Relationship Type="http://schemas.openxmlformats.org/officeDocument/2006/relationships/diagramQuickStyle" Target="diagrams/quickStyle1.xml" Id="rId22" /><Relationship Type="http://schemas.openxmlformats.org/officeDocument/2006/relationships/diagramQuickStyle" Target="diagrams/quickStyle2.xml" Id="rId27" /><Relationship Type="http://schemas.openxmlformats.org/officeDocument/2006/relationships/image" Target="media/image7.png" Id="rId30" /><Relationship Type="http://schemas.openxmlformats.org/officeDocument/2006/relationships/hyperlink" Target="https://youtu.be/GLaJ_4Hlb8w?si=o7o1G4cPh-WP-Wkk" TargetMode="External" Id="rId35" /><Relationship Type="http://schemas.openxmlformats.org/officeDocument/2006/relationships/hyperlink" Target="https://www.youtube.com/watch?v=GLaJ_4Hlb8w&amp;ab_channel=SEFOETFortalecimientoEmpresarial" TargetMode="External" Id="rId43" /><Relationship Type="http://schemas.openxmlformats.org/officeDocument/2006/relationships/theme" Target="theme/theme1.xml" Id="rId48"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4.png" Id="rId17" /><Relationship Type="http://schemas.openxmlformats.org/officeDocument/2006/relationships/diagramData" Target="diagrams/data2.xml" Id="rId25" /><Relationship Type="http://schemas.openxmlformats.org/officeDocument/2006/relationships/image" Target="media/image10.png" Id="rId33" /><Relationship Type="http://schemas.openxmlformats.org/officeDocument/2006/relationships/hyperlink" Target="https://www.mintic.gov.co/arquitecturaempresarial/630/articles-204807_recurso_2.pdf" TargetMode="External" Id="rId38" /><Relationship Type="http://schemas.openxmlformats.org/officeDocument/2006/relationships/fontTable" Target="fontTable.xml" Id="rId46" /><Relationship Type="http://schemas.microsoft.com/office/2018/08/relationships/commentsExtensible" Target="commentsExtensible.xml" Id="rId59" /><Relationship Type="http://schemas.openxmlformats.org/officeDocument/2006/relationships/diagramData" Target="diagrams/data1.xml" Id="rId20" /><Relationship Type="http://schemas.openxmlformats.org/officeDocument/2006/relationships/hyperlink" Target="https://www.mintic.gov.co/arquitecturaempresarial/630/articles-237652_recurso_1.pdf" TargetMode="External" Id="rId41"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hyperlink" Target="https://www.mintic.gov.co/portal/715/articles-273207_recurso_2.pdf" TargetMode="External" Id="R4ba43102eac74563" /></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E099C8-604A-4439-A47F-1C015821DD9B}" type="doc">
      <dgm:prSet loTypeId="urn:microsoft.com/office/officeart/2005/8/layout/pyramid1" loCatId="pyramid" qsTypeId="urn:microsoft.com/office/officeart/2005/8/quickstyle/simple1" qsCatId="simple" csTypeId="urn:microsoft.com/office/officeart/2005/8/colors/colorful3" csCatId="colorful" phldr="1"/>
      <dgm:spPr/>
    </dgm:pt>
    <dgm:pt modelId="{D9BED05D-18DF-4534-9BD0-6A08265BEA89}">
      <dgm:prSet phldrT="[Texto]"/>
      <dgm:spPr/>
      <dgm:t>
        <a:bodyPr/>
        <a:lstStyle/>
        <a:p>
          <a:pPr algn="ctr"/>
          <a:r>
            <a:rPr lang="es-ES">
              <a:latin typeface="Arial" panose="020B0604020202020204" pitchFamily="34" charset="0"/>
              <a:cs typeface="Arial" panose="020B0604020202020204" pitchFamily="34" charset="0"/>
            </a:rPr>
            <a:t>Necesidades</a:t>
          </a:r>
        </a:p>
      </dgm:t>
    </dgm:pt>
    <dgm:pt modelId="{83CF40E3-7E8C-4ABB-AB07-1BE12BC37564}" type="parTrans" cxnId="{C6F7766B-3C8C-4BA9-9D7E-53331356E6E0}">
      <dgm:prSet/>
      <dgm:spPr/>
      <dgm:t>
        <a:bodyPr/>
        <a:lstStyle/>
        <a:p>
          <a:pPr algn="ctr"/>
          <a:endParaRPr lang="es-ES"/>
        </a:p>
      </dgm:t>
    </dgm:pt>
    <dgm:pt modelId="{3F99AE80-ADF2-458B-940E-E25455FB6252}" type="sibTrans" cxnId="{C6F7766B-3C8C-4BA9-9D7E-53331356E6E0}">
      <dgm:prSet/>
      <dgm:spPr/>
      <dgm:t>
        <a:bodyPr/>
        <a:lstStyle/>
        <a:p>
          <a:pPr algn="ctr"/>
          <a:endParaRPr lang="es-ES"/>
        </a:p>
      </dgm:t>
    </dgm:pt>
    <dgm:pt modelId="{B6338414-F847-4C00-8582-64B4F094DDF0}">
      <dgm:prSet phldrT="[Texto]"/>
      <dgm:spPr/>
      <dgm:t>
        <a:bodyPr/>
        <a:lstStyle/>
        <a:p>
          <a:pPr algn="ctr"/>
          <a:r>
            <a:rPr lang="es-ES"/>
            <a:t>Características</a:t>
          </a:r>
        </a:p>
      </dgm:t>
    </dgm:pt>
    <dgm:pt modelId="{FD49C2D5-1280-4237-9FF2-0D5F753E7562}" type="parTrans" cxnId="{D9F3837C-0636-4E50-8B7F-644C91569BCC}">
      <dgm:prSet/>
      <dgm:spPr/>
      <dgm:t>
        <a:bodyPr/>
        <a:lstStyle/>
        <a:p>
          <a:pPr algn="ctr"/>
          <a:endParaRPr lang="es-ES"/>
        </a:p>
      </dgm:t>
    </dgm:pt>
    <dgm:pt modelId="{B8B5A8CE-350F-48FF-B120-2EA4113377B9}" type="sibTrans" cxnId="{D9F3837C-0636-4E50-8B7F-644C91569BCC}">
      <dgm:prSet/>
      <dgm:spPr/>
      <dgm:t>
        <a:bodyPr/>
        <a:lstStyle/>
        <a:p>
          <a:pPr algn="ctr"/>
          <a:endParaRPr lang="es-ES"/>
        </a:p>
      </dgm:t>
    </dgm:pt>
    <dgm:pt modelId="{4D9001F9-69BB-42F6-863F-C5984CD2714A}">
      <dgm:prSet phldrT="[Texto]"/>
      <dgm:spPr/>
      <dgm:t>
        <a:bodyPr/>
        <a:lstStyle/>
        <a:p>
          <a:pPr algn="ctr"/>
          <a:r>
            <a:rPr lang="es-ES"/>
            <a:t>Casos de uso</a:t>
          </a:r>
        </a:p>
      </dgm:t>
    </dgm:pt>
    <dgm:pt modelId="{AC08157C-C6FE-464D-9960-86F1DA8DABE0}" type="parTrans" cxnId="{674D78AC-4D55-44B1-92AC-6C3BEFF0576D}">
      <dgm:prSet/>
      <dgm:spPr/>
      <dgm:t>
        <a:bodyPr/>
        <a:lstStyle/>
        <a:p>
          <a:pPr algn="ctr"/>
          <a:endParaRPr lang="es-ES"/>
        </a:p>
      </dgm:t>
    </dgm:pt>
    <dgm:pt modelId="{7EABFCB1-9D9F-41F0-A983-2A088803ED3B}" type="sibTrans" cxnId="{674D78AC-4D55-44B1-92AC-6C3BEFF0576D}">
      <dgm:prSet/>
      <dgm:spPr/>
      <dgm:t>
        <a:bodyPr/>
        <a:lstStyle/>
        <a:p>
          <a:pPr algn="ctr"/>
          <a:endParaRPr lang="es-ES"/>
        </a:p>
      </dgm:t>
    </dgm:pt>
    <dgm:pt modelId="{EC1B37E1-0F58-4B43-815F-692A8A85E9B0}">
      <dgm:prSet phldrT="[Texto]"/>
      <dgm:spPr/>
      <dgm:t>
        <a:bodyPr/>
        <a:lstStyle/>
        <a:p>
          <a:pPr algn="ctr"/>
          <a:r>
            <a:rPr lang="es-ES"/>
            <a:t>Escenarios</a:t>
          </a:r>
        </a:p>
      </dgm:t>
    </dgm:pt>
    <dgm:pt modelId="{9D18D48E-7182-4A17-999D-DA9B30658BD0}" type="parTrans" cxnId="{33ADBFC7-01B8-40EA-A995-BC9B28566174}">
      <dgm:prSet/>
      <dgm:spPr/>
      <dgm:t>
        <a:bodyPr/>
        <a:lstStyle/>
        <a:p>
          <a:pPr algn="ctr"/>
          <a:endParaRPr lang="es-ES"/>
        </a:p>
      </dgm:t>
    </dgm:pt>
    <dgm:pt modelId="{F7E9E2D9-4DF6-4A3D-8C39-290ECEB5172C}" type="sibTrans" cxnId="{33ADBFC7-01B8-40EA-A995-BC9B28566174}">
      <dgm:prSet/>
      <dgm:spPr/>
      <dgm:t>
        <a:bodyPr/>
        <a:lstStyle/>
        <a:p>
          <a:pPr algn="ctr"/>
          <a:endParaRPr lang="es-ES"/>
        </a:p>
      </dgm:t>
    </dgm:pt>
    <dgm:pt modelId="{04710AE4-1EFB-4102-9CB2-3141C5783616}">
      <dgm:prSet phldrT="[Texto]"/>
      <dgm:spPr/>
      <dgm:t>
        <a:bodyPr/>
        <a:lstStyle/>
        <a:p>
          <a:pPr algn="ctr"/>
          <a:r>
            <a:rPr lang="es-ES"/>
            <a:t>Casos de prueba</a:t>
          </a:r>
        </a:p>
      </dgm:t>
    </dgm:pt>
    <dgm:pt modelId="{7CF0ECA5-5C3F-46C2-A602-ACCA8FC23335}" type="parTrans" cxnId="{B2A06056-0AB5-4A2D-8380-7D06F0FF6E39}">
      <dgm:prSet/>
      <dgm:spPr/>
      <dgm:t>
        <a:bodyPr/>
        <a:lstStyle/>
        <a:p>
          <a:pPr algn="ctr"/>
          <a:endParaRPr lang="es-ES"/>
        </a:p>
      </dgm:t>
    </dgm:pt>
    <dgm:pt modelId="{B843B84C-3561-4DFC-979C-3DAC4E3C802C}" type="sibTrans" cxnId="{B2A06056-0AB5-4A2D-8380-7D06F0FF6E39}">
      <dgm:prSet/>
      <dgm:spPr/>
      <dgm:t>
        <a:bodyPr/>
        <a:lstStyle/>
        <a:p>
          <a:pPr algn="ctr"/>
          <a:endParaRPr lang="es-ES"/>
        </a:p>
      </dgm:t>
    </dgm:pt>
    <dgm:pt modelId="{4B1E63B1-E1E3-4CC4-8ED6-C4DB41615D66}" type="pres">
      <dgm:prSet presAssocID="{56E099C8-604A-4439-A47F-1C015821DD9B}" presName="Name0" presStyleCnt="0">
        <dgm:presLayoutVars>
          <dgm:dir/>
          <dgm:animLvl val="lvl"/>
          <dgm:resizeHandles val="exact"/>
        </dgm:presLayoutVars>
      </dgm:prSet>
      <dgm:spPr/>
    </dgm:pt>
    <dgm:pt modelId="{670B65D4-7B6B-42E0-89E9-ACF62AD765DF}" type="pres">
      <dgm:prSet presAssocID="{D9BED05D-18DF-4534-9BD0-6A08265BEA89}" presName="Name8" presStyleCnt="0"/>
      <dgm:spPr/>
    </dgm:pt>
    <dgm:pt modelId="{1CE7F61C-1CA5-4F24-BA24-219A65D0FAF9}" type="pres">
      <dgm:prSet presAssocID="{D9BED05D-18DF-4534-9BD0-6A08265BEA89}" presName="level" presStyleLbl="node1" presStyleIdx="0" presStyleCnt="5">
        <dgm:presLayoutVars>
          <dgm:chMax val="1"/>
          <dgm:bulletEnabled val="1"/>
        </dgm:presLayoutVars>
      </dgm:prSet>
      <dgm:spPr/>
      <dgm:t>
        <a:bodyPr/>
        <a:lstStyle/>
        <a:p>
          <a:endParaRPr lang="es-ES"/>
        </a:p>
      </dgm:t>
    </dgm:pt>
    <dgm:pt modelId="{5152BAD8-8BE6-45B2-88FE-21BBDB28D89A}" type="pres">
      <dgm:prSet presAssocID="{D9BED05D-18DF-4534-9BD0-6A08265BEA89}" presName="levelTx" presStyleLbl="revTx" presStyleIdx="0" presStyleCnt="0">
        <dgm:presLayoutVars>
          <dgm:chMax val="1"/>
          <dgm:bulletEnabled val="1"/>
        </dgm:presLayoutVars>
      </dgm:prSet>
      <dgm:spPr/>
      <dgm:t>
        <a:bodyPr/>
        <a:lstStyle/>
        <a:p>
          <a:endParaRPr lang="es-ES"/>
        </a:p>
      </dgm:t>
    </dgm:pt>
    <dgm:pt modelId="{1B65E251-7C6C-4E2E-9126-C50F3C2C9888}" type="pres">
      <dgm:prSet presAssocID="{B6338414-F847-4C00-8582-64B4F094DDF0}" presName="Name8" presStyleCnt="0"/>
      <dgm:spPr/>
    </dgm:pt>
    <dgm:pt modelId="{BA5299F4-973B-4F47-87DA-3F8EA66A4EFC}" type="pres">
      <dgm:prSet presAssocID="{B6338414-F847-4C00-8582-64B4F094DDF0}" presName="level" presStyleLbl="node1" presStyleIdx="1" presStyleCnt="5">
        <dgm:presLayoutVars>
          <dgm:chMax val="1"/>
          <dgm:bulletEnabled val="1"/>
        </dgm:presLayoutVars>
      </dgm:prSet>
      <dgm:spPr/>
      <dgm:t>
        <a:bodyPr/>
        <a:lstStyle/>
        <a:p>
          <a:endParaRPr lang="es-ES"/>
        </a:p>
      </dgm:t>
    </dgm:pt>
    <dgm:pt modelId="{8AB0C4A0-76F9-40D5-B38B-756E3E042DBC}" type="pres">
      <dgm:prSet presAssocID="{B6338414-F847-4C00-8582-64B4F094DDF0}" presName="levelTx" presStyleLbl="revTx" presStyleIdx="0" presStyleCnt="0">
        <dgm:presLayoutVars>
          <dgm:chMax val="1"/>
          <dgm:bulletEnabled val="1"/>
        </dgm:presLayoutVars>
      </dgm:prSet>
      <dgm:spPr/>
      <dgm:t>
        <a:bodyPr/>
        <a:lstStyle/>
        <a:p>
          <a:endParaRPr lang="es-ES"/>
        </a:p>
      </dgm:t>
    </dgm:pt>
    <dgm:pt modelId="{57254875-5B0B-4EF7-ADE1-CA8174FBB96D}" type="pres">
      <dgm:prSet presAssocID="{4D9001F9-69BB-42F6-863F-C5984CD2714A}" presName="Name8" presStyleCnt="0"/>
      <dgm:spPr/>
    </dgm:pt>
    <dgm:pt modelId="{CF575419-AC33-4F8A-A9F9-4F06400E796A}" type="pres">
      <dgm:prSet presAssocID="{4D9001F9-69BB-42F6-863F-C5984CD2714A}" presName="level" presStyleLbl="node1" presStyleIdx="2" presStyleCnt="5">
        <dgm:presLayoutVars>
          <dgm:chMax val="1"/>
          <dgm:bulletEnabled val="1"/>
        </dgm:presLayoutVars>
      </dgm:prSet>
      <dgm:spPr/>
      <dgm:t>
        <a:bodyPr/>
        <a:lstStyle/>
        <a:p>
          <a:endParaRPr lang="es-ES"/>
        </a:p>
      </dgm:t>
    </dgm:pt>
    <dgm:pt modelId="{F510BE90-B530-42EB-A4DF-A26BC3259F3B}" type="pres">
      <dgm:prSet presAssocID="{4D9001F9-69BB-42F6-863F-C5984CD2714A}" presName="levelTx" presStyleLbl="revTx" presStyleIdx="0" presStyleCnt="0">
        <dgm:presLayoutVars>
          <dgm:chMax val="1"/>
          <dgm:bulletEnabled val="1"/>
        </dgm:presLayoutVars>
      </dgm:prSet>
      <dgm:spPr/>
      <dgm:t>
        <a:bodyPr/>
        <a:lstStyle/>
        <a:p>
          <a:endParaRPr lang="es-ES"/>
        </a:p>
      </dgm:t>
    </dgm:pt>
    <dgm:pt modelId="{4AA70A5B-CEC9-4164-A76A-AACDCFF029FF}" type="pres">
      <dgm:prSet presAssocID="{EC1B37E1-0F58-4B43-815F-692A8A85E9B0}" presName="Name8" presStyleCnt="0"/>
      <dgm:spPr/>
    </dgm:pt>
    <dgm:pt modelId="{1942D92C-6403-4D98-9B9D-FE1864D34B7F}" type="pres">
      <dgm:prSet presAssocID="{EC1B37E1-0F58-4B43-815F-692A8A85E9B0}" presName="level" presStyleLbl="node1" presStyleIdx="3" presStyleCnt="5">
        <dgm:presLayoutVars>
          <dgm:chMax val="1"/>
          <dgm:bulletEnabled val="1"/>
        </dgm:presLayoutVars>
      </dgm:prSet>
      <dgm:spPr/>
      <dgm:t>
        <a:bodyPr/>
        <a:lstStyle/>
        <a:p>
          <a:endParaRPr lang="es-ES"/>
        </a:p>
      </dgm:t>
    </dgm:pt>
    <dgm:pt modelId="{BEFEE61A-6F58-4C43-BAAC-4E682789A0C0}" type="pres">
      <dgm:prSet presAssocID="{EC1B37E1-0F58-4B43-815F-692A8A85E9B0}" presName="levelTx" presStyleLbl="revTx" presStyleIdx="0" presStyleCnt="0">
        <dgm:presLayoutVars>
          <dgm:chMax val="1"/>
          <dgm:bulletEnabled val="1"/>
        </dgm:presLayoutVars>
      </dgm:prSet>
      <dgm:spPr/>
      <dgm:t>
        <a:bodyPr/>
        <a:lstStyle/>
        <a:p>
          <a:endParaRPr lang="es-ES"/>
        </a:p>
      </dgm:t>
    </dgm:pt>
    <dgm:pt modelId="{D334C719-3AB6-4254-B8AE-977F014D0B11}" type="pres">
      <dgm:prSet presAssocID="{04710AE4-1EFB-4102-9CB2-3141C5783616}" presName="Name8" presStyleCnt="0"/>
      <dgm:spPr/>
    </dgm:pt>
    <dgm:pt modelId="{350CB5B8-2F27-4375-B97F-734FE46B53DB}" type="pres">
      <dgm:prSet presAssocID="{04710AE4-1EFB-4102-9CB2-3141C5783616}" presName="level" presStyleLbl="node1" presStyleIdx="4" presStyleCnt="5">
        <dgm:presLayoutVars>
          <dgm:chMax val="1"/>
          <dgm:bulletEnabled val="1"/>
        </dgm:presLayoutVars>
      </dgm:prSet>
      <dgm:spPr/>
      <dgm:t>
        <a:bodyPr/>
        <a:lstStyle/>
        <a:p>
          <a:endParaRPr lang="es-ES"/>
        </a:p>
      </dgm:t>
    </dgm:pt>
    <dgm:pt modelId="{9F2EAFA3-CFC4-426E-894D-82A98D7A4EA2}" type="pres">
      <dgm:prSet presAssocID="{04710AE4-1EFB-4102-9CB2-3141C5783616}" presName="levelTx" presStyleLbl="revTx" presStyleIdx="0" presStyleCnt="0">
        <dgm:presLayoutVars>
          <dgm:chMax val="1"/>
          <dgm:bulletEnabled val="1"/>
        </dgm:presLayoutVars>
      </dgm:prSet>
      <dgm:spPr/>
      <dgm:t>
        <a:bodyPr/>
        <a:lstStyle/>
        <a:p>
          <a:endParaRPr lang="es-ES"/>
        </a:p>
      </dgm:t>
    </dgm:pt>
  </dgm:ptLst>
  <dgm:cxnLst>
    <dgm:cxn modelId="{D8B771E9-9CBC-4765-A8F7-AC511E7D0E75}" type="presOf" srcId="{04710AE4-1EFB-4102-9CB2-3141C5783616}" destId="{9F2EAFA3-CFC4-426E-894D-82A98D7A4EA2}" srcOrd="1" destOrd="0" presId="urn:microsoft.com/office/officeart/2005/8/layout/pyramid1"/>
    <dgm:cxn modelId="{D9F3837C-0636-4E50-8B7F-644C91569BCC}" srcId="{56E099C8-604A-4439-A47F-1C015821DD9B}" destId="{B6338414-F847-4C00-8582-64B4F094DDF0}" srcOrd="1" destOrd="0" parTransId="{FD49C2D5-1280-4237-9FF2-0D5F753E7562}" sibTransId="{B8B5A8CE-350F-48FF-B120-2EA4113377B9}"/>
    <dgm:cxn modelId="{0A5C38AE-F5AA-4D81-BA92-9307CE23FA55}" type="presOf" srcId="{EC1B37E1-0F58-4B43-815F-692A8A85E9B0}" destId="{BEFEE61A-6F58-4C43-BAAC-4E682789A0C0}" srcOrd="1" destOrd="0" presId="urn:microsoft.com/office/officeart/2005/8/layout/pyramid1"/>
    <dgm:cxn modelId="{C6F7766B-3C8C-4BA9-9D7E-53331356E6E0}" srcId="{56E099C8-604A-4439-A47F-1C015821DD9B}" destId="{D9BED05D-18DF-4534-9BD0-6A08265BEA89}" srcOrd="0" destOrd="0" parTransId="{83CF40E3-7E8C-4ABB-AB07-1BE12BC37564}" sibTransId="{3F99AE80-ADF2-458B-940E-E25455FB6252}"/>
    <dgm:cxn modelId="{48254797-3240-4DF3-83E7-EEC3055DCBFD}" type="presOf" srcId="{EC1B37E1-0F58-4B43-815F-692A8A85E9B0}" destId="{1942D92C-6403-4D98-9B9D-FE1864D34B7F}" srcOrd="0" destOrd="0" presId="urn:microsoft.com/office/officeart/2005/8/layout/pyramid1"/>
    <dgm:cxn modelId="{2691BE9F-94AB-4476-975D-396510EFA363}" type="presOf" srcId="{D9BED05D-18DF-4534-9BD0-6A08265BEA89}" destId="{1CE7F61C-1CA5-4F24-BA24-219A65D0FAF9}" srcOrd="0" destOrd="0" presId="urn:microsoft.com/office/officeart/2005/8/layout/pyramid1"/>
    <dgm:cxn modelId="{B2A06056-0AB5-4A2D-8380-7D06F0FF6E39}" srcId="{56E099C8-604A-4439-A47F-1C015821DD9B}" destId="{04710AE4-1EFB-4102-9CB2-3141C5783616}" srcOrd="4" destOrd="0" parTransId="{7CF0ECA5-5C3F-46C2-A602-ACCA8FC23335}" sibTransId="{B843B84C-3561-4DFC-979C-3DAC4E3C802C}"/>
    <dgm:cxn modelId="{FEBBC15D-DD25-477B-977C-86C96A3FBA3A}" type="presOf" srcId="{D9BED05D-18DF-4534-9BD0-6A08265BEA89}" destId="{5152BAD8-8BE6-45B2-88FE-21BBDB28D89A}" srcOrd="1" destOrd="0" presId="urn:microsoft.com/office/officeart/2005/8/layout/pyramid1"/>
    <dgm:cxn modelId="{33ADBFC7-01B8-40EA-A995-BC9B28566174}" srcId="{56E099C8-604A-4439-A47F-1C015821DD9B}" destId="{EC1B37E1-0F58-4B43-815F-692A8A85E9B0}" srcOrd="3" destOrd="0" parTransId="{9D18D48E-7182-4A17-999D-DA9B30658BD0}" sibTransId="{F7E9E2D9-4DF6-4A3D-8C39-290ECEB5172C}"/>
    <dgm:cxn modelId="{674D78AC-4D55-44B1-92AC-6C3BEFF0576D}" srcId="{56E099C8-604A-4439-A47F-1C015821DD9B}" destId="{4D9001F9-69BB-42F6-863F-C5984CD2714A}" srcOrd="2" destOrd="0" parTransId="{AC08157C-C6FE-464D-9960-86F1DA8DABE0}" sibTransId="{7EABFCB1-9D9F-41F0-A983-2A088803ED3B}"/>
    <dgm:cxn modelId="{E0342DE7-AB52-4151-ABDE-A02E9A64ED69}" type="presOf" srcId="{04710AE4-1EFB-4102-9CB2-3141C5783616}" destId="{350CB5B8-2F27-4375-B97F-734FE46B53DB}" srcOrd="0" destOrd="0" presId="urn:microsoft.com/office/officeart/2005/8/layout/pyramid1"/>
    <dgm:cxn modelId="{A13EC09D-A1FA-451F-A18F-A7EA8B3A7AC6}" type="presOf" srcId="{56E099C8-604A-4439-A47F-1C015821DD9B}" destId="{4B1E63B1-E1E3-4CC4-8ED6-C4DB41615D66}" srcOrd="0" destOrd="0" presId="urn:microsoft.com/office/officeart/2005/8/layout/pyramid1"/>
    <dgm:cxn modelId="{E213C17C-4BC7-4F13-B462-EC318D4F0E18}" type="presOf" srcId="{B6338414-F847-4C00-8582-64B4F094DDF0}" destId="{BA5299F4-973B-4F47-87DA-3F8EA66A4EFC}" srcOrd="0" destOrd="0" presId="urn:microsoft.com/office/officeart/2005/8/layout/pyramid1"/>
    <dgm:cxn modelId="{06AEB9E2-88FE-470C-AC07-41E7BCF82679}" type="presOf" srcId="{4D9001F9-69BB-42F6-863F-C5984CD2714A}" destId="{CF575419-AC33-4F8A-A9F9-4F06400E796A}" srcOrd="0" destOrd="0" presId="urn:microsoft.com/office/officeart/2005/8/layout/pyramid1"/>
    <dgm:cxn modelId="{95D9456B-B87A-4439-90C9-20B9C1FA2B34}" type="presOf" srcId="{B6338414-F847-4C00-8582-64B4F094DDF0}" destId="{8AB0C4A0-76F9-40D5-B38B-756E3E042DBC}" srcOrd="1" destOrd="0" presId="urn:microsoft.com/office/officeart/2005/8/layout/pyramid1"/>
    <dgm:cxn modelId="{33FC9175-D426-42E5-9A12-45AF067980C0}" type="presOf" srcId="{4D9001F9-69BB-42F6-863F-C5984CD2714A}" destId="{F510BE90-B530-42EB-A4DF-A26BC3259F3B}" srcOrd="1" destOrd="0" presId="urn:microsoft.com/office/officeart/2005/8/layout/pyramid1"/>
    <dgm:cxn modelId="{8919B394-6C10-409E-B95B-5357C69BDF85}" type="presParOf" srcId="{4B1E63B1-E1E3-4CC4-8ED6-C4DB41615D66}" destId="{670B65D4-7B6B-42E0-89E9-ACF62AD765DF}" srcOrd="0" destOrd="0" presId="urn:microsoft.com/office/officeart/2005/8/layout/pyramid1"/>
    <dgm:cxn modelId="{25B81449-2A1B-4F75-8553-D9C30B8312FB}" type="presParOf" srcId="{670B65D4-7B6B-42E0-89E9-ACF62AD765DF}" destId="{1CE7F61C-1CA5-4F24-BA24-219A65D0FAF9}" srcOrd="0" destOrd="0" presId="urn:microsoft.com/office/officeart/2005/8/layout/pyramid1"/>
    <dgm:cxn modelId="{3CECA7DD-774F-405B-B33C-7CC365EE2B9D}" type="presParOf" srcId="{670B65D4-7B6B-42E0-89E9-ACF62AD765DF}" destId="{5152BAD8-8BE6-45B2-88FE-21BBDB28D89A}" srcOrd="1" destOrd="0" presId="urn:microsoft.com/office/officeart/2005/8/layout/pyramid1"/>
    <dgm:cxn modelId="{8B16AE77-5780-4FB5-963C-FF411C111084}" type="presParOf" srcId="{4B1E63B1-E1E3-4CC4-8ED6-C4DB41615D66}" destId="{1B65E251-7C6C-4E2E-9126-C50F3C2C9888}" srcOrd="1" destOrd="0" presId="urn:microsoft.com/office/officeart/2005/8/layout/pyramid1"/>
    <dgm:cxn modelId="{EBC2E3AB-98A2-49C4-9352-5A71DB254F62}" type="presParOf" srcId="{1B65E251-7C6C-4E2E-9126-C50F3C2C9888}" destId="{BA5299F4-973B-4F47-87DA-3F8EA66A4EFC}" srcOrd="0" destOrd="0" presId="urn:microsoft.com/office/officeart/2005/8/layout/pyramid1"/>
    <dgm:cxn modelId="{48AF4E1A-6107-4136-9686-7A6C5BDB7C7F}" type="presParOf" srcId="{1B65E251-7C6C-4E2E-9126-C50F3C2C9888}" destId="{8AB0C4A0-76F9-40D5-B38B-756E3E042DBC}" srcOrd="1" destOrd="0" presId="urn:microsoft.com/office/officeart/2005/8/layout/pyramid1"/>
    <dgm:cxn modelId="{5BC314B9-7F06-4C9E-B9D6-80127E1DFFAB}" type="presParOf" srcId="{4B1E63B1-E1E3-4CC4-8ED6-C4DB41615D66}" destId="{57254875-5B0B-4EF7-ADE1-CA8174FBB96D}" srcOrd="2" destOrd="0" presId="urn:microsoft.com/office/officeart/2005/8/layout/pyramid1"/>
    <dgm:cxn modelId="{1063082C-D69B-4C47-90B6-10A576ECBA1D}" type="presParOf" srcId="{57254875-5B0B-4EF7-ADE1-CA8174FBB96D}" destId="{CF575419-AC33-4F8A-A9F9-4F06400E796A}" srcOrd="0" destOrd="0" presId="urn:microsoft.com/office/officeart/2005/8/layout/pyramid1"/>
    <dgm:cxn modelId="{D168D759-6CEA-4D02-A090-5A1D24A202F9}" type="presParOf" srcId="{57254875-5B0B-4EF7-ADE1-CA8174FBB96D}" destId="{F510BE90-B530-42EB-A4DF-A26BC3259F3B}" srcOrd="1" destOrd="0" presId="urn:microsoft.com/office/officeart/2005/8/layout/pyramid1"/>
    <dgm:cxn modelId="{8741C063-13EE-4EC8-A587-13BDF62DB1DA}" type="presParOf" srcId="{4B1E63B1-E1E3-4CC4-8ED6-C4DB41615D66}" destId="{4AA70A5B-CEC9-4164-A76A-AACDCFF029FF}" srcOrd="3" destOrd="0" presId="urn:microsoft.com/office/officeart/2005/8/layout/pyramid1"/>
    <dgm:cxn modelId="{35C59125-F6DA-4673-922A-7FE898A7DC34}" type="presParOf" srcId="{4AA70A5B-CEC9-4164-A76A-AACDCFF029FF}" destId="{1942D92C-6403-4D98-9B9D-FE1864D34B7F}" srcOrd="0" destOrd="0" presId="urn:microsoft.com/office/officeart/2005/8/layout/pyramid1"/>
    <dgm:cxn modelId="{B4A173B3-044F-43F7-9047-F481B5FDB52F}" type="presParOf" srcId="{4AA70A5B-CEC9-4164-A76A-AACDCFF029FF}" destId="{BEFEE61A-6F58-4C43-BAAC-4E682789A0C0}" srcOrd="1" destOrd="0" presId="urn:microsoft.com/office/officeart/2005/8/layout/pyramid1"/>
    <dgm:cxn modelId="{716B2FC4-3B66-4876-8B8E-1CCCFA2F2A62}" type="presParOf" srcId="{4B1E63B1-E1E3-4CC4-8ED6-C4DB41615D66}" destId="{D334C719-3AB6-4254-B8AE-977F014D0B11}" srcOrd="4" destOrd="0" presId="urn:microsoft.com/office/officeart/2005/8/layout/pyramid1"/>
    <dgm:cxn modelId="{E047F4AF-950E-444B-B7A6-D772A7776E9E}" type="presParOf" srcId="{D334C719-3AB6-4254-B8AE-977F014D0B11}" destId="{350CB5B8-2F27-4375-B97F-734FE46B53DB}" srcOrd="0" destOrd="0" presId="urn:microsoft.com/office/officeart/2005/8/layout/pyramid1"/>
    <dgm:cxn modelId="{DCECFED6-A9A4-4009-A1B5-05A958A83267}" type="presParOf" srcId="{D334C719-3AB6-4254-B8AE-977F014D0B11}" destId="{9F2EAFA3-CFC4-426E-894D-82A98D7A4EA2}" srcOrd="1" destOrd="0" presId="urn:microsoft.com/office/officeart/2005/8/layout/pyramid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27EBA6A-FEAB-475D-8354-A6E4067A8040}" type="doc">
      <dgm:prSet loTypeId="urn:microsoft.com/office/officeart/2005/8/layout/process5" loCatId="process" qsTypeId="urn:microsoft.com/office/officeart/2005/8/quickstyle/simple1" qsCatId="simple" csTypeId="urn:microsoft.com/office/officeart/2005/8/colors/accent2_3" csCatId="accent2" phldr="1"/>
      <dgm:spPr/>
    </dgm:pt>
    <dgm:pt modelId="{3AB347A1-E67B-466F-86AC-16FE60C72D65}">
      <dgm:prSet phldrT="[Texto]" custT="1"/>
      <dgm:spPr/>
      <dgm:t>
        <a:bodyPr/>
        <a:lstStyle/>
        <a:p>
          <a:pPr algn="ctr"/>
          <a:r>
            <a:rPr lang="es-CO" sz="1200">
              <a:latin typeface="Arial" panose="020B0604020202020204" pitchFamily="34" charset="0"/>
              <a:cs typeface="Arial" panose="020B0604020202020204" pitchFamily="34" charset="0"/>
            </a:rPr>
            <a:t>Arquitectura</a:t>
          </a:r>
        </a:p>
        <a:p>
          <a:pPr algn="ctr"/>
          <a:r>
            <a:rPr lang="es-CO" sz="1200">
              <a:latin typeface="Arial" panose="020B0604020202020204" pitchFamily="34" charset="0"/>
              <a:cs typeface="Arial" panose="020B0604020202020204" pitchFamily="34" charset="0"/>
            </a:rPr>
            <a:t>actual</a:t>
          </a:r>
          <a:endParaRPr lang="es-ES" sz="1200">
            <a:latin typeface="Arial" panose="020B0604020202020204" pitchFamily="34" charset="0"/>
            <a:cs typeface="Arial" panose="020B0604020202020204" pitchFamily="34" charset="0"/>
          </a:endParaRPr>
        </a:p>
      </dgm:t>
    </dgm:pt>
    <dgm:pt modelId="{54486BF1-7EF4-42AE-8889-217CEC2DDD57}" type="parTrans" cxnId="{9A1D4BE0-AD04-4F25-AB30-46C8AF269479}">
      <dgm:prSet/>
      <dgm:spPr/>
      <dgm:t>
        <a:bodyPr/>
        <a:lstStyle/>
        <a:p>
          <a:pPr algn="ctr"/>
          <a:endParaRPr lang="es-ES" sz="1600">
            <a:latin typeface="Arial" panose="020B0604020202020204" pitchFamily="34" charset="0"/>
            <a:cs typeface="Arial" panose="020B0604020202020204" pitchFamily="34" charset="0"/>
          </a:endParaRPr>
        </a:p>
      </dgm:t>
    </dgm:pt>
    <dgm:pt modelId="{D12B0C4F-79D8-4A62-BB21-9AC7097842AD}" type="sibTrans" cxnId="{9A1D4BE0-AD04-4F25-AB30-46C8AF269479}">
      <dgm:prSet custT="1"/>
      <dgm:spPr/>
      <dgm:t>
        <a:bodyPr/>
        <a:lstStyle/>
        <a:p>
          <a:pPr algn="ctr"/>
          <a:endParaRPr lang="es-ES" sz="1050">
            <a:latin typeface="Arial" panose="020B0604020202020204" pitchFamily="34" charset="0"/>
            <a:cs typeface="Arial" panose="020B0604020202020204" pitchFamily="34" charset="0"/>
          </a:endParaRPr>
        </a:p>
      </dgm:t>
    </dgm:pt>
    <dgm:pt modelId="{807B4446-FEFF-4997-BC4F-AF78946D389C}">
      <dgm:prSet phldrT="[Texto]" custT="1"/>
      <dgm:spPr/>
      <dgm:t>
        <a:bodyPr/>
        <a:lstStyle/>
        <a:p>
          <a:pPr algn="ctr"/>
          <a:r>
            <a:rPr lang="es-CO" sz="1200">
              <a:latin typeface="Arial" panose="020B0604020202020204" pitchFamily="34" charset="0"/>
              <a:cs typeface="Arial" panose="020B0604020202020204" pitchFamily="34" charset="0"/>
            </a:rPr>
            <a:t>Arquitectura</a:t>
          </a:r>
        </a:p>
        <a:p>
          <a:pPr algn="ctr"/>
          <a:r>
            <a:rPr lang="es-CO" sz="1200">
              <a:latin typeface="Arial" panose="020B0604020202020204" pitchFamily="34" charset="0"/>
              <a:cs typeface="Arial" panose="020B0604020202020204" pitchFamily="34" charset="0"/>
            </a:rPr>
            <a:t>objetivo</a:t>
          </a:r>
          <a:endParaRPr lang="es-ES" sz="1200">
            <a:latin typeface="Arial" panose="020B0604020202020204" pitchFamily="34" charset="0"/>
            <a:cs typeface="Arial" panose="020B0604020202020204" pitchFamily="34" charset="0"/>
          </a:endParaRPr>
        </a:p>
      </dgm:t>
    </dgm:pt>
    <dgm:pt modelId="{B33556CB-EF16-45A1-A7E3-0E25BA0A8288}" type="parTrans" cxnId="{8283D473-50B4-4D81-A5BC-F61890737D54}">
      <dgm:prSet/>
      <dgm:spPr/>
      <dgm:t>
        <a:bodyPr/>
        <a:lstStyle/>
        <a:p>
          <a:pPr algn="ctr"/>
          <a:endParaRPr lang="es-ES" sz="1600">
            <a:latin typeface="Arial" panose="020B0604020202020204" pitchFamily="34" charset="0"/>
            <a:cs typeface="Arial" panose="020B0604020202020204" pitchFamily="34" charset="0"/>
          </a:endParaRPr>
        </a:p>
      </dgm:t>
    </dgm:pt>
    <dgm:pt modelId="{84CFBCD3-8BEF-4702-8AFC-F43607EEA526}" type="sibTrans" cxnId="{8283D473-50B4-4D81-A5BC-F61890737D54}">
      <dgm:prSet custT="1"/>
      <dgm:spPr/>
      <dgm:t>
        <a:bodyPr/>
        <a:lstStyle/>
        <a:p>
          <a:pPr algn="ctr"/>
          <a:endParaRPr lang="es-ES" sz="1050">
            <a:latin typeface="Arial" panose="020B0604020202020204" pitchFamily="34" charset="0"/>
            <a:cs typeface="Arial" panose="020B0604020202020204" pitchFamily="34" charset="0"/>
          </a:endParaRPr>
        </a:p>
      </dgm:t>
    </dgm:pt>
    <dgm:pt modelId="{646BA887-5C8E-409F-A79B-F4C627A39E94}">
      <dgm:prSet phldrT="[Texto]" custT="1"/>
      <dgm:spPr/>
      <dgm:t>
        <a:bodyPr/>
        <a:lstStyle/>
        <a:p>
          <a:pPr algn="ctr"/>
          <a:r>
            <a:rPr lang="es-CO" sz="1200">
              <a:latin typeface="Arial" panose="020B0604020202020204" pitchFamily="34" charset="0"/>
              <a:cs typeface="Arial" panose="020B0604020202020204" pitchFamily="34" charset="0"/>
            </a:rPr>
            <a:t>Análisis de brecha</a:t>
          </a:r>
          <a:endParaRPr lang="es-ES" sz="1200">
            <a:latin typeface="Arial" panose="020B0604020202020204" pitchFamily="34" charset="0"/>
            <a:cs typeface="Arial" panose="020B0604020202020204" pitchFamily="34" charset="0"/>
          </a:endParaRPr>
        </a:p>
      </dgm:t>
    </dgm:pt>
    <dgm:pt modelId="{30EBAC82-9BD8-474A-B881-01FD2D57449F}" type="parTrans" cxnId="{ACD9EA94-A3A9-44DD-AD85-DE0B5930B17D}">
      <dgm:prSet/>
      <dgm:spPr/>
      <dgm:t>
        <a:bodyPr/>
        <a:lstStyle/>
        <a:p>
          <a:pPr algn="ctr"/>
          <a:endParaRPr lang="es-ES" sz="1600">
            <a:latin typeface="Arial" panose="020B0604020202020204" pitchFamily="34" charset="0"/>
            <a:cs typeface="Arial" panose="020B0604020202020204" pitchFamily="34" charset="0"/>
          </a:endParaRPr>
        </a:p>
      </dgm:t>
    </dgm:pt>
    <dgm:pt modelId="{944C7BBD-2C7F-42F4-A178-E170C39A3CFD}" type="sibTrans" cxnId="{ACD9EA94-A3A9-44DD-AD85-DE0B5930B17D}">
      <dgm:prSet custT="1"/>
      <dgm:spPr/>
      <dgm:t>
        <a:bodyPr/>
        <a:lstStyle/>
        <a:p>
          <a:pPr algn="ctr"/>
          <a:endParaRPr lang="es-ES" sz="1050">
            <a:latin typeface="Arial" panose="020B0604020202020204" pitchFamily="34" charset="0"/>
            <a:cs typeface="Arial" panose="020B0604020202020204" pitchFamily="34" charset="0"/>
          </a:endParaRPr>
        </a:p>
      </dgm:t>
    </dgm:pt>
    <dgm:pt modelId="{5EE59D20-8800-4096-9D43-3790E2DB71E5}">
      <dgm:prSet phldrT="[Texto]" custT="1"/>
      <dgm:spPr/>
      <dgm:t>
        <a:bodyPr/>
        <a:lstStyle/>
        <a:p>
          <a:pPr algn="ctr"/>
          <a:r>
            <a:rPr lang="es-CO" sz="1200">
              <a:latin typeface="Arial" panose="020B0604020202020204" pitchFamily="34" charset="0"/>
              <a:cs typeface="Arial" panose="020B0604020202020204" pitchFamily="34" charset="0"/>
            </a:rPr>
            <a:t>Mapa de ruta</a:t>
          </a:r>
          <a:endParaRPr lang="es-ES" sz="1200">
            <a:latin typeface="Arial" panose="020B0604020202020204" pitchFamily="34" charset="0"/>
            <a:cs typeface="Arial" panose="020B0604020202020204" pitchFamily="34" charset="0"/>
          </a:endParaRPr>
        </a:p>
      </dgm:t>
    </dgm:pt>
    <dgm:pt modelId="{16DCF290-7588-4E93-9144-E7A73A50FA9C}" type="parTrans" cxnId="{F298DD34-6C8A-48D6-A4A8-08A4BABBA366}">
      <dgm:prSet/>
      <dgm:spPr/>
      <dgm:t>
        <a:bodyPr/>
        <a:lstStyle/>
        <a:p>
          <a:pPr algn="ctr"/>
          <a:endParaRPr lang="es-ES" sz="1600">
            <a:latin typeface="Arial" panose="020B0604020202020204" pitchFamily="34" charset="0"/>
            <a:cs typeface="Arial" panose="020B0604020202020204" pitchFamily="34" charset="0"/>
          </a:endParaRPr>
        </a:p>
      </dgm:t>
    </dgm:pt>
    <dgm:pt modelId="{5C29E5C2-6F30-465D-B2A5-ED14F6110717}" type="sibTrans" cxnId="{F298DD34-6C8A-48D6-A4A8-08A4BABBA366}">
      <dgm:prSet custT="1"/>
      <dgm:spPr/>
      <dgm:t>
        <a:bodyPr/>
        <a:lstStyle/>
        <a:p>
          <a:pPr algn="ctr"/>
          <a:endParaRPr lang="es-ES" sz="1050">
            <a:latin typeface="Arial" panose="020B0604020202020204" pitchFamily="34" charset="0"/>
            <a:cs typeface="Arial" panose="020B0604020202020204" pitchFamily="34" charset="0"/>
          </a:endParaRPr>
        </a:p>
      </dgm:t>
    </dgm:pt>
    <dgm:pt modelId="{1B3B0E49-9BE1-4C36-A496-7D807B80E6F9}">
      <dgm:prSet phldrT="[Texto]" custT="1"/>
      <dgm:spPr/>
      <dgm:t>
        <a:bodyPr/>
        <a:lstStyle/>
        <a:p>
          <a:pPr algn="ctr"/>
          <a:r>
            <a:rPr lang="es-CO" sz="1200">
              <a:latin typeface="Arial" panose="020B0604020202020204" pitchFamily="34" charset="0"/>
              <a:cs typeface="Arial" panose="020B0604020202020204" pitchFamily="34" charset="0"/>
            </a:rPr>
            <a:t>Evaluación del ejercicio</a:t>
          </a:r>
          <a:endParaRPr lang="es-ES" sz="1200">
            <a:latin typeface="Arial" panose="020B0604020202020204" pitchFamily="34" charset="0"/>
            <a:cs typeface="Arial" panose="020B0604020202020204" pitchFamily="34" charset="0"/>
          </a:endParaRPr>
        </a:p>
      </dgm:t>
    </dgm:pt>
    <dgm:pt modelId="{88696FCA-AA06-4E64-AF92-DD2DB129E6AD}" type="parTrans" cxnId="{BAED4BF5-7677-4FB6-889E-F4154580E88C}">
      <dgm:prSet/>
      <dgm:spPr/>
      <dgm:t>
        <a:bodyPr/>
        <a:lstStyle/>
        <a:p>
          <a:pPr algn="ctr"/>
          <a:endParaRPr lang="es-ES" sz="1600">
            <a:latin typeface="Arial" panose="020B0604020202020204" pitchFamily="34" charset="0"/>
            <a:cs typeface="Arial" panose="020B0604020202020204" pitchFamily="34" charset="0"/>
          </a:endParaRPr>
        </a:p>
      </dgm:t>
    </dgm:pt>
    <dgm:pt modelId="{5633A3C0-C334-426F-A960-DA44D985C3BF}" type="sibTrans" cxnId="{BAED4BF5-7677-4FB6-889E-F4154580E88C}">
      <dgm:prSet/>
      <dgm:spPr/>
      <dgm:t>
        <a:bodyPr/>
        <a:lstStyle/>
        <a:p>
          <a:pPr algn="ctr"/>
          <a:endParaRPr lang="es-ES" sz="1600">
            <a:latin typeface="Arial" panose="020B0604020202020204" pitchFamily="34" charset="0"/>
            <a:cs typeface="Arial" panose="020B0604020202020204" pitchFamily="34" charset="0"/>
          </a:endParaRPr>
        </a:p>
      </dgm:t>
    </dgm:pt>
    <dgm:pt modelId="{2AE8E926-29B5-467D-A651-6331D94B2220}" type="pres">
      <dgm:prSet presAssocID="{827EBA6A-FEAB-475D-8354-A6E4067A8040}" presName="diagram" presStyleCnt="0">
        <dgm:presLayoutVars>
          <dgm:dir/>
          <dgm:resizeHandles val="exact"/>
        </dgm:presLayoutVars>
      </dgm:prSet>
      <dgm:spPr/>
    </dgm:pt>
    <dgm:pt modelId="{3AF8B822-55BA-43B4-AA15-B13A85097B29}" type="pres">
      <dgm:prSet presAssocID="{3AB347A1-E67B-466F-86AC-16FE60C72D65}" presName="node" presStyleLbl="node1" presStyleIdx="0" presStyleCnt="5">
        <dgm:presLayoutVars>
          <dgm:bulletEnabled val="1"/>
        </dgm:presLayoutVars>
      </dgm:prSet>
      <dgm:spPr/>
      <dgm:t>
        <a:bodyPr/>
        <a:lstStyle/>
        <a:p>
          <a:endParaRPr lang="es-ES"/>
        </a:p>
      </dgm:t>
    </dgm:pt>
    <dgm:pt modelId="{899C02DC-8427-4D2C-8EAE-2C101415FA52}" type="pres">
      <dgm:prSet presAssocID="{D12B0C4F-79D8-4A62-BB21-9AC7097842AD}" presName="sibTrans" presStyleLbl="sibTrans2D1" presStyleIdx="0" presStyleCnt="4"/>
      <dgm:spPr/>
      <dgm:t>
        <a:bodyPr/>
        <a:lstStyle/>
        <a:p>
          <a:endParaRPr lang="es-ES"/>
        </a:p>
      </dgm:t>
    </dgm:pt>
    <dgm:pt modelId="{ECCDED01-B747-4878-AF12-267B13D7147B}" type="pres">
      <dgm:prSet presAssocID="{D12B0C4F-79D8-4A62-BB21-9AC7097842AD}" presName="connectorText" presStyleLbl="sibTrans2D1" presStyleIdx="0" presStyleCnt="4"/>
      <dgm:spPr/>
      <dgm:t>
        <a:bodyPr/>
        <a:lstStyle/>
        <a:p>
          <a:endParaRPr lang="es-ES"/>
        </a:p>
      </dgm:t>
    </dgm:pt>
    <dgm:pt modelId="{21B8CFD9-D44A-4B23-941D-96296312444C}" type="pres">
      <dgm:prSet presAssocID="{807B4446-FEFF-4997-BC4F-AF78946D389C}" presName="node" presStyleLbl="node1" presStyleIdx="1" presStyleCnt="5">
        <dgm:presLayoutVars>
          <dgm:bulletEnabled val="1"/>
        </dgm:presLayoutVars>
      </dgm:prSet>
      <dgm:spPr/>
      <dgm:t>
        <a:bodyPr/>
        <a:lstStyle/>
        <a:p>
          <a:endParaRPr lang="es-ES"/>
        </a:p>
      </dgm:t>
    </dgm:pt>
    <dgm:pt modelId="{C203ABE1-B012-41D6-970E-B26CEEAB4A83}" type="pres">
      <dgm:prSet presAssocID="{84CFBCD3-8BEF-4702-8AFC-F43607EEA526}" presName="sibTrans" presStyleLbl="sibTrans2D1" presStyleIdx="1" presStyleCnt="4"/>
      <dgm:spPr/>
      <dgm:t>
        <a:bodyPr/>
        <a:lstStyle/>
        <a:p>
          <a:endParaRPr lang="es-ES"/>
        </a:p>
      </dgm:t>
    </dgm:pt>
    <dgm:pt modelId="{A3D7DF97-17EF-4AB4-8A44-6A45F8756151}" type="pres">
      <dgm:prSet presAssocID="{84CFBCD3-8BEF-4702-8AFC-F43607EEA526}" presName="connectorText" presStyleLbl="sibTrans2D1" presStyleIdx="1" presStyleCnt="4"/>
      <dgm:spPr/>
      <dgm:t>
        <a:bodyPr/>
        <a:lstStyle/>
        <a:p>
          <a:endParaRPr lang="es-ES"/>
        </a:p>
      </dgm:t>
    </dgm:pt>
    <dgm:pt modelId="{9B44D528-B5FA-4516-A050-784CA53FE5FD}" type="pres">
      <dgm:prSet presAssocID="{646BA887-5C8E-409F-A79B-F4C627A39E94}" presName="node" presStyleLbl="node1" presStyleIdx="2" presStyleCnt="5">
        <dgm:presLayoutVars>
          <dgm:bulletEnabled val="1"/>
        </dgm:presLayoutVars>
      </dgm:prSet>
      <dgm:spPr/>
      <dgm:t>
        <a:bodyPr/>
        <a:lstStyle/>
        <a:p>
          <a:endParaRPr lang="es-ES"/>
        </a:p>
      </dgm:t>
    </dgm:pt>
    <dgm:pt modelId="{BA48D731-9468-4525-B857-F8E74DD63B0E}" type="pres">
      <dgm:prSet presAssocID="{944C7BBD-2C7F-42F4-A178-E170C39A3CFD}" presName="sibTrans" presStyleLbl="sibTrans2D1" presStyleIdx="2" presStyleCnt="4"/>
      <dgm:spPr/>
      <dgm:t>
        <a:bodyPr/>
        <a:lstStyle/>
        <a:p>
          <a:endParaRPr lang="es-ES"/>
        </a:p>
      </dgm:t>
    </dgm:pt>
    <dgm:pt modelId="{EE1EF1E8-61FD-458A-B77B-326DED9DBC59}" type="pres">
      <dgm:prSet presAssocID="{944C7BBD-2C7F-42F4-A178-E170C39A3CFD}" presName="connectorText" presStyleLbl="sibTrans2D1" presStyleIdx="2" presStyleCnt="4"/>
      <dgm:spPr/>
      <dgm:t>
        <a:bodyPr/>
        <a:lstStyle/>
        <a:p>
          <a:endParaRPr lang="es-ES"/>
        </a:p>
      </dgm:t>
    </dgm:pt>
    <dgm:pt modelId="{E85A06BE-A2D8-4C5D-A567-10DC051638F2}" type="pres">
      <dgm:prSet presAssocID="{5EE59D20-8800-4096-9D43-3790E2DB71E5}" presName="node" presStyleLbl="node1" presStyleIdx="3" presStyleCnt="5">
        <dgm:presLayoutVars>
          <dgm:bulletEnabled val="1"/>
        </dgm:presLayoutVars>
      </dgm:prSet>
      <dgm:spPr/>
      <dgm:t>
        <a:bodyPr/>
        <a:lstStyle/>
        <a:p>
          <a:endParaRPr lang="es-ES"/>
        </a:p>
      </dgm:t>
    </dgm:pt>
    <dgm:pt modelId="{D6DFA1B3-E945-4927-98DE-F15EA3333DF7}" type="pres">
      <dgm:prSet presAssocID="{5C29E5C2-6F30-465D-B2A5-ED14F6110717}" presName="sibTrans" presStyleLbl="sibTrans2D1" presStyleIdx="3" presStyleCnt="4"/>
      <dgm:spPr/>
      <dgm:t>
        <a:bodyPr/>
        <a:lstStyle/>
        <a:p>
          <a:endParaRPr lang="es-ES"/>
        </a:p>
      </dgm:t>
    </dgm:pt>
    <dgm:pt modelId="{D97785AF-F5CC-4D87-9B34-0BC5882020E7}" type="pres">
      <dgm:prSet presAssocID="{5C29E5C2-6F30-465D-B2A5-ED14F6110717}" presName="connectorText" presStyleLbl="sibTrans2D1" presStyleIdx="3" presStyleCnt="4"/>
      <dgm:spPr/>
      <dgm:t>
        <a:bodyPr/>
        <a:lstStyle/>
        <a:p>
          <a:endParaRPr lang="es-ES"/>
        </a:p>
      </dgm:t>
    </dgm:pt>
    <dgm:pt modelId="{0E53B424-94C5-4D4E-A8B3-721E9D15BA59}" type="pres">
      <dgm:prSet presAssocID="{1B3B0E49-9BE1-4C36-A496-7D807B80E6F9}" presName="node" presStyleLbl="node1" presStyleIdx="4" presStyleCnt="5">
        <dgm:presLayoutVars>
          <dgm:bulletEnabled val="1"/>
        </dgm:presLayoutVars>
      </dgm:prSet>
      <dgm:spPr/>
      <dgm:t>
        <a:bodyPr/>
        <a:lstStyle/>
        <a:p>
          <a:endParaRPr lang="es-ES"/>
        </a:p>
      </dgm:t>
    </dgm:pt>
  </dgm:ptLst>
  <dgm:cxnLst>
    <dgm:cxn modelId="{F298DD34-6C8A-48D6-A4A8-08A4BABBA366}" srcId="{827EBA6A-FEAB-475D-8354-A6E4067A8040}" destId="{5EE59D20-8800-4096-9D43-3790E2DB71E5}" srcOrd="3" destOrd="0" parTransId="{16DCF290-7588-4E93-9144-E7A73A50FA9C}" sibTransId="{5C29E5C2-6F30-465D-B2A5-ED14F6110717}"/>
    <dgm:cxn modelId="{922CD70A-C5C4-4EED-9480-70F67D41A153}" type="presOf" srcId="{1B3B0E49-9BE1-4C36-A496-7D807B80E6F9}" destId="{0E53B424-94C5-4D4E-A8B3-721E9D15BA59}" srcOrd="0" destOrd="0" presId="urn:microsoft.com/office/officeart/2005/8/layout/process5"/>
    <dgm:cxn modelId="{DFDC28AE-0DC6-4C11-8461-68DFE3BAA9BE}" type="presOf" srcId="{5C29E5C2-6F30-465D-B2A5-ED14F6110717}" destId="{D97785AF-F5CC-4D87-9B34-0BC5882020E7}" srcOrd="1" destOrd="0" presId="urn:microsoft.com/office/officeart/2005/8/layout/process5"/>
    <dgm:cxn modelId="{34BBC9AC-8695-43D2-B44A-6F3924110F99}" type="presOf" srcId="{646BA887-5C8E-409F-A79B-F4C627A39E94}" destId="{9B44D528-B5FA-4516-A050-784CA53FE5FD}" srcOrd="0" destOrd="0" presId="urn:microsoft.com/office/officeart/2005/8/layout/process5"/>
    <dgm:cxn modelId="{6E4A6298-ED2D-4155-AE49-1EABB19F0ED5}" type="presOf" srcId="{84CFBCD3-8BEF-4702-8AFC-F43607EEA526}" destId="{A3D7DF97-17EF-4AB4-8A44-6A45F8756151}" srcOrd="1" destOrd="0" presId="urn:microsoft.com/office/officeart/2005/8/layout/process5"/>
    <dgm:cxn modelId="{96E69173-EC51-4180-B941-71E56146743F}" type="presOf" srcId="{3AB347A1-E67B-466F-86AC-16FE60C72D65}" destId="{3AF8B822-55BA-43B4-AA15-B13A85097B29}" srcOrd="0" destOrd="0" presId="urn:microsoft.com/office/officeart/2005/8/layout/process5"/>
    <dgm:cxn modelId="{EC1314ED-950E-4652-B060-ABBF14B70BD1}" type="presOf" srcId="{827EBA6A-FEAB-475D-8354-A6E4067A8040}" destId="{2AE8E926-29B5-467D-A651-6331D94B2220}" srcOrd="0" destOrd="0" presId="urn:microsoft.com/office/officeart/2005/8/layout/process5"/>
    <dgm:cxn modelId="{1D5BB6AA-8622-4306-AC23-6BCE8C69B7B7}" type="presOf" srcId="{944C7BBD-2C7F-42F4-A178-E170C39A3CFD}" destId="{EE1EF1E8-61FD-458A-B77B-326DED9DBC59}" srcOrd="1" destOrd="0" presId="urn:microsoft.com/office/officeart/2005/8/layout/process5"/>
    <dgm:cxn modelId="{51F70CB5-F6A7-42ED-B7F4-E038726C5026}" type="presOf" srcId="{5C29E5C2-6F30-465D-B2A5-ED14F6110717}" destId="{D6DFA1B3-E945-4927-98DE-F15EA3333DF7}" srcOrd="0" destOrd="0" presId="urn:microsoft.com/office/officeart/2005/8/layout/process5"/>
    <dgm:cxn modelId="{BAED4BF5-7677-4FB6-889E-F4154580E88C}" srcId="{827EBA6A-FEAB-475D-8354-A6E4067A8040}" destId="{1B3B0E49-9BE1-4C36-A496-7D807B80E6F9}" srcOrd="4" destOrd="0" parTransId="{88696FCA-AA06-4E64-AF92-DD2DB129E6AD}" sibTransId="{5633A3C0-C334-426F-A960-DA44D985C3BF}"/>
    <dgm:cxn modelId="{15D9494C-3CCE-4272-8B6F-B54840968F4C}" type="presOf" srcId="{D12B0C4F-79D8-4A62-BB21-9AC7097842AD}" destId="{899C02DC-8427-4D2C-8EAE-2C101415FA52}" srcOrd="0" destOrd="0" presId="urn:microsoft.com/office/officeart/2005/8/layout/process5"/>
    <dgm:cxn modelId="{D447F3D1-3A78-4B2E-95D3-5484D9EE91BC}" type="presOf" srcId="{84CFBCD3-8BEF-4702-8AFC-F43607EEA526}" destId="{C203ABE1-B012-41D6-970E-B26CEEAB4A83}" srcOrd="0" destOrd="0" presId="urn:microsoft.com/office/officeart/2005/8/layout/process5"/>
    <dgm:cxn modelId="{ACD9EA94-A3A9-44DD-AD85-DE0B5930B17D}" srcId="{827EBA6A-FEAB-475D-8354-A6E4067A8040}" destId="{646BA887-5C8E-409F-A79B-F4C627A39E94}" srcOrd="2" destOrd="0" parTransId="{30EBAC82-9BD8-474A-B881-01FD2D57449F}" sibTransId="{944C7BBD-2C7F-42F4-A178-E170C39A3CFD}"/>
    <dgm:cxn modelId="{9A1D4BE0-AD04-4F25-AB30-46C8AF269479}" srcId="{827EBA6A-FEAB-475D-8354-A6E4067A8040}" destId="{3AB347A1-E67B-466F-86AC-16FE60C72D65}" srcOrd="0" destOrd="0" parTransId="{54486BF1-7EF4-42AE-8889-217CEC2DDD57}" sibTransId="{D12B0C4F-79D8-4A62-BB21-9AC7097842AD}"/>
    <dgm:cxn modelId="{8283D473-50B4-4D81-A5BC-F61890737D54}" srcId="{827EBA6A-FEAB-475D-8354-A6E4067A8040}" destId="{807B4446-FEFF-4997-BC4F-AF78946D389C}" srcOrd="1" destOrd="0" parTransId="{B33556CB-EF16-45A1-A7E3-0E25BA0A8288}" sibTransId="{84CFBCD3-8BEF-4702-8AFC-F43607EEA526}"/>
    <dgm:cxn modelId="{21AF68ED-64F2-4DF7-938B-3830C3BBBC91}" type="presOf" srcId="{807B4446-FEFF-4997-BC4F-AF78946D389C}" destId="{21B8CFD9-D44A-4B23-941D-96296312444C}" srcOrd="0" destOrd="0" presId="urn:microsoft.com/office/officeart/2005/8/layout/process5"/>
    <dgm:cxn modelId="{1D26FE18-5DA2-4E3C-9D49-6E61D65360EC}" type="presOf" srcId="{5EE59D20-8800-4096-9D43-3790E2DB71E5}" destId="{E85A06BE-A2D8-4C5D-A567-10DC051638F2}" srcOrd="0" destOrd="0" presId="urn:microsoft.com/office/officeart/2005/8/layout/process5"/>
    <dgm:cxn modelId="{9E05D246-856F-46FD-87C8-591A5C18D0F3}" type="presOf" srcId="{D12B0C4F-79D8-4A62-BB21-9AC7097842AD}" destId="{ECCDED01-B747-4878-AF12-267B13D7147B}" srcOrd="1" destOrd="0" presId="urn:microsoft.com/office/officeart/2005/8/layout/process5"/>
    <dgm:cxn modelId="{D02BD46C-43FE-42E2-B7DE-00690C238ECD}" type="presOf" srcId="{944C7BBD-2C7F-42F4-A178-E170C39A3CFD}" destId="{BA48D731-9468-4525-B857-F8E74DD63B0E}" srcOrd="0" destOrd="0" presId="urn:microsoft.com/office/officeart/2005/8/layout/process5"/>
    <dgm:cxn modelId="{4EBD7664-E200-4CF7-82E8-F4AC6A8A89F2}" type="presParOf" srcId="{2AE8E926-29B5-467D-A651-6331D94B2220}" destId="{3AF8B822-55BA-43B4-AA15-B13A85097B29}" srcOrd="0" destOrd="0" presId="urn:microsoft.com/office/officeart/2005/8/layout/process5"/>
    <dgm:cxn modelId="{F95975A1-C060-4EA2-84B4-3D6DD6A7A2A9}" type="presParOf" srcId="{2AE8E926-29B5-467D-A651-6331D94B2220}" destId="{899C02DC-8427-4D2C-8EAE-2C101415FA52}" srcOrd="1" destOrd="0" presId="urn:microsoft.com/office/officeart/2005/8/layout/process5"/>
    <dgm:cxn modelId="{53DF539B-306C-432A-B0AB-0C44B6064FDC}" type="presParOf" srcId="{899C02DC-8427-4D2C-8EAE-2C101415FA52}" destId="{ECCDED01-B747-4878-AF12-267B13D7147B}" srcOrd="0" destOrd="0" presId="urn:microsoft.com/office/officeart/2005/8/layout/process5"/>
    <dgm:cxn modelId="{781BFE23-00F8-49A4-8163-3A7DCA625857}" type="presParOf" srcId="{2AE8E926-29B5-467D-A651-6331D94B2220}" destId="{21B8CFD9-D44A-4B23-941D-96296312444C}" srcOrd="2" destOrd="0" presId="urn:microsoft.com/office/officeart/2005/8/layout/process5"/>
    <dgm:cxn modelId="{44E33E46-58EE-4786-B068-2B40691126EC}" type="presParOf" srcId="{2AE8E926-29B5-467D-A651-6331D94B2220}" destId="{C203ABE1-B012-41D6-970E-B26CEEAB4A83}" srcOrd="3" destOrd="0" presId="urn:microsoft.com/office/officeart/2005/8/layout/process5"/>
    <dgm:cxn modelId="{7CD244BC-0B2C-4DF1-A01F-EA2ECFAE615F}" type="presParOf" srcId="{C203ABE1-B012-41D6-970E-B26CEEAB4A83}" destId="{A3D7DF97-17EF-4AB4-8A44-6A45F8756151}" srcOrd="0" destOrd="0" presId="urn:microsoft.com/office/officeart/2005/8/layout/process5"/>
    <dgm:cxn modelId="{FA06FACC-FCE0-4261-8FBD-E6F64403A298}" type="presParOf" srcId="{2AE8E926-29B5-467D-A651-6331D94B2220}" destId="{9B44D528-B5FA-4516-A050-784CA53FE5FD}" srcOrd="4" destOrd="0" presId="urn:microsoft.com/office/officeart/2005/8/layout/process5"/>
    <dgm:cxn modelId="{95733F44-2352-4B6A-9563-4EC6F0437C24}" type="presParOf" srcId="{2AE8E926-29B5-467D-A651-6331D94B2220}" destId="{BA48D731-9468-4525-B857-F8E74DD63B0E}" srcOrd="5" destOrd="0" presId="urn:microsoft.com/office/officeart/2005/8/layout/process5"/>
    <dgm:cxn modelId="{E8ADC768-EF27-4BF2-803D-0EF98A3F475A}" type="presParOf" srcId="{BA48D731-9468-4525-B857-F8E74DD63B0E}" destId="{EE1EF1E8-61FD-458A-B77B-326DED9DBC59}" srcOrd="0" destOrd="0" presId="urn:microsoft.com/office/officeart/2005/8/layout/process5"/>
    <dgm:cxn modelId="{0F9F4CE9-CD73-45E6-AE51-9C22BA9F0201}" type="presParOf" srcId="{2AE8E926-29B5-467D-A651-6331D94B2220}" destId="{E85A06BE-A2D8-4C5D-A567-10DC051638F2}" srcOrd="6" destOrd="0" presId="urn:microsoft.com/office/officeart/2005/8/layout/process5"/>
    <dgm:cxn modelId="{176A3DF2-AE05-4DED-9B43-D725C5155B4C}" type="presParOf" srcId="{2AE8E926-29B5-467D-A651-6331D94B2220}" destId="{D6DFA1B3-E945-4927-98DE-F15EA3333DF7}" srcOrd="7" destOrd="0" presId="urn:microsoft.com/office/officeart/2005/8/layout/process5"/>
    <dgm:cxn modelId="{64D90FCC-B0A5-4DCF-9304-D718AB2F57C8}" type="presParOf" srcId="{D6DFA1B3-E945-4927-98DE-F15EA3333DF7}" destId="{D97785AF-F5CC-4D87-9B34-0BC5882020E7}" srcOrd="0" destOrd="0" presId="urn:microsoft.com/office/officeart/2005/8/layout/process5"/>
    <dgm:cxn modelId="{60A09718-EA05-41E2-BF2D-A412BEC63A07}" type="presParOf" srcId="{2AE8E926-29B5-467D-A651-6331D94B2220}" destId="{0E53B424-94C5-4D4E-A8B3-721E9D15BA59}" srcOrd="8" destOrd="0" presId="urn:microsoft.com/office/officeart/2005/8/layout/process5"/>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E7F61C-1CA5-4F24-BA24-219A65D0FAF9}">
      <dsp:nvSpPr>
        <dsp:cNvPr id="0" name=""/>
        <dsp:cNvSpPr/>
      </dsp:nvSpPr>
      <dsp:spPr>
        <a:xfrm>
          <a:off x="1228953" y="0"/>
          <a:ext cx="614476" cy="566420"/>
        </a:xfrm>
        <a:prstGeom prst="trapezoid">
          <a:avLst>
            <a:gd name="adj" fmla="val 54242"/>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latin typeface="Arial" panose="020B0604020202020204" pitchFamily="34" charset="0"/>
              <a:cs typeface="Arial" panose="020B0604020202020204" pitchFamily="34" charset="0"/>
            </a:rPr>
            <a:t>Necesidades</a:t>
          </a:r>
        </a:p>
      </dsp:txBody>
      <dsp:txXfrm>
        <a:off x="1228953" y="0"/>
        <a:ext cx="614476" cy="566420"/>
      </dsp:txXfrm>
    </dsp:sp>
    <dsp:sp modelId="{BA5299F4-973B-4F47-87DA-3F8EA66A4EFC}">
      <dsp:nvSpPr>
        <dsp:cNvPr id="0" name=""/>
        <dsp:cNvSpPr/>
      </dsp:nvSpPr>
      <dsp:spPr>
        <a:xfrm>
          <a:off x="921715" y="566420"/>
          <a:ext cx="1228953" cy="566420"/>
        </a:xfrm>
        <a:prstGeom prst="trapezoid">
          <a:avLst>
            <a:gd name="adj" fmla="val 54242"/>
          </a:avLst>
        </a:prstGeom>
        <a:solidFill>
          <a:schemeClr val="accent3">
            <a:hueOff val="2812566"/>
            <a:satOff val="-4220"/>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Características</a:t>
          </a:r>
        </a:p>
      </dsp:txBody>
      <dsp:txXfrm>
        <a:off x="1136782" y="566420"/>
        <a:ext cx="798819" cy="566420"/>
      </dsp:txXfrm>
    </dsp:sp>
    <dsp:sp modelId="{CF575419-AC33-4F8A-A9F9-4F06400E796A}">
      <dsp:nvSpPr>
        <dsp:cNvPr id="0" name=""/>
        <dsp:cNvSpPr/>
      </dsp:nvSpPr>
      <dsp:spPr>
        <a:xfrm>
          <a:off x="614476" y="1132840"/>
          <a:ext cx="1843430" cy="566420"/>
        </a:xfrm>
        <a:prstGeom prst="trapezoid">
          <a:avLst>
            <a:gd name="adj" fmla="val 54242"/>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Casos de uso</a:t>
          </a:r>
        </a:p>
      </dsp:txBody>
      <dsp:txXfrm>
        <a:off x="937077" y="1132840"/>
        <a:ext cx="1198229" cy="566420"/>
      </dsp:txXfrm>
    </dsp:sp>
    <dsp:sp modelId="{1942D92C-6403-4D98-9B9D-FE1864D34B7F}">
      <dsp:nvSpPr>
        <dsp:cNvPr id="0" name=""/>
        <dsp:cNvSpPr/>
      </dsp:nvSpPr>
      <dsp:spPr>
        <a:xfrm>
          <a:off x="307238" y="1699260"/>
          <a:ext cx="2457907" cy="566420"/>
        </a:xfrm>
        <a:prstGeom prst="trapezoid">
          <a:avLst>
            <a:gd name="adj" fmla="val 54242"/>
          </a:avLst>
        </a:prstGeom>
        <a:solidFill>
          <a:schemeClr val="accent3">
            <a:hueOff val="8437698"/>
            <a:satOff val="-12660"/>
            <a:lumOff val="-20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Escenarios</a:t>
          </a:r>
        </a:p>
      </dsp:txBody>
      <dsp:txXfrm>
        <a:off x="737372" y="1699260"/>
        <a:ext cx="1597639" cy="566420"/>
      </dsp:txXfrm>
    </dsp:sp>
    <dsp:sp modelId="{350CB5B8-2F27-4375-B97F-734FE46B53DB}">
      <dsp:nvSpPr>
        <dsp:cNvPr id="0" name=""/>
        <dsp:cNvSpPr/>
      </dsp:nvSpPr>
      <dsp:spPr>
        <a:xfrm>
          <a:off x="0" y="2265680"/>
          <a:ext cx="3072383" cy="566420"/>
        </a:xfrm>
        <a:prstGeom prst="trapezoid">
          <a:avLst>
            <a:gd name="adj" fmla="val 54242"/>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Casos de prueba</a:t>
          </a:r>
        </a:p>
      </dsp:txBody>
      <dsp:txXfrm>
        <a:off x="537667" y="2265680"/>
        <a:ext cx="1997049" cy="5664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F8B822-55BA-43B4-AA15-B13A85097B29}">
      <dsp:nvSpPr>
        <dsp:cNvPr id="0" name=""/>
        <dsp:cNvSpPr/>
      </dsp:nvSpPr>
      <dsp:spPr>
        <a:xfrm>
          <a:off x="3457" y="459157"/>
          <a:ext cx="1033397" cy="620038"/>
        </a:xfrm>
        <a:prstGeom prst="roundRect">
          <a:avLst>
            <a:gd name="adj" fmla="val 10000"/>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Arquitectura</a:t>
          </a:r>
        </a:p>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actual</a:t>
          </a:r>
          <a:endParaRPr lang="es-ES" sz="1200" kern="1200">
            <a:latin typeface="Arial" panose="020B0604020202020204" pitchFamily="34" charset="0"/>
            <a:cs typeface="Arial" panose="020B0604020202020204" pitchFamily="34" charset="0"/>
          </a:endParaRPr>
        </a:p>
      </dsp:txBody>
      <dsp:txXfrm>
        <a:off x="21617" y="477317"/>
        <a:ext cx="997077" cy="583718"/>
      </dsp:txXfrm>
    </dsp:sp>
    <dsp:sp modelId="{899C02DC-8427-4D2C-8EAE-2C101415FA52}">
      <dsp:nvSpPr>
        <dsp:cNvPr id="0" name=""/>
        <dsp:cNvSpPr/>
      </dsp:nvSpPr>
      <dsp:spPr>
        <a:xfrm>
          <a:off x="1127793" y="641035"/>
          <a:ext cx="219080" cy="256282"/>
        </a:xfrm>
        <a:prstGeom prst="rightArrow">
          <a:avLst>
            <a:gd name="adj1" fmla="val 60000"/>
            <a:gd name="adj2" fmla="val 50000"/>
          </a:avLst>
        </a:prstGeom>
        <a:solidFill>
          <a:schemeClr val="accent2">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66725">
            <a:lnSpc>
              <a:spcPct val="90000"/>
            </a:lnSpc>
            <a:spcBef>
              <a:spcPct val="0"/>
            </a:spcBef>
            <a:spcAft>
              <a:spcPct val="35000"/>
            </a:spcAft>
          </a:pPr>
          <a:endParaRPr lang="es-ES" sz="1050" kern="1200">
            <a:latin typeface="Arial" panose="020B0604020202020204" pitchFamily="34" charset="0"/>
            <a:cs typeface="Arial" panose="020B0604020202020204" pitchFamily="34" charset="0"/>
          </a:endParaRPr>
        </a:p>
      </dsp:txBody>
      <dsp:txXfrm>
        <a:off x="1127793" y="692291"/>
        <a:ext cx="153356" cy="153770"/>
      </dsp:txXfrm>
    </dsp:sp>
    <dsp:sp modelId="{21B8CFD9-D44A-4B23-941D-96296312444C}">
      <dsp:nvSpPr>
        <dsp:cNvPr id="0" name=""/>
        <dsp:cNvSpPr/>
      </dsp:nvSpPr>
      <dsp:spPr>
        <a:xfrm>
          <a:off x="1450213" y="459157"/>
          <a:ext cx="1033397" cy="620038"/>
        </a:xfrm>
        <a:prstGeom prst="roundRect">
          <a:avLst>
            <a:gd name="adj" fmla="val 10000"/>
          </a:avLst>
        </a:prstGeom>
        <a:solidFill>
          <a:schemeClr val="accent2">
            <a:shade val="80000"/>
            <a:hueOff val="-8968"/>
            <a:satOff val="-1006"/>
            <a:lumOff val="642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Arquitectura</a:t>
          </a:r>
        </a:p>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objetivo</a:t>
          </a:r>
          <a:endParaRPr lang="es-ES" sz="1200" kern="1200">
            <a:latin typeface="Arial" panose="020B0604020202020204" pitchFamily="34" charset="0"/>
            <a:cs typeface="Arial" panose="020B0604020202020204" pitchFamily="34" charset="0"/>
          </a:endParaRPr>
        </a:p>
      </dsp:txBody>
      <dsp:txXfrm>
        <a:off x="1468373" y="477317"/>
        <a:ext cx="997077" cy="583718"/>
      </dsp:txXfrm>
    </dsp:sp>
    <dsp:sp modelId="{C203ABE1-B012-41D6-970E-B26CEEAB4A83}">
      <dsp:nvSpPr>
        <dsp:cNvPr id="0" name=""/>
        <dsp:cNvSpPr/>
      </dsp:nvSpPr>
      <dsp:spPr>
        <a:xfrm>
          <a:off x="2574550" y="641035"/>
          <a:ext cx="219080" cy="256282"/>
        </a:xfrm>
        <a:prstGeom prst="rightArrow">
          <a:avLst>
            <a:gd name="adj1" fmla="val 60000"/>
            <a:gd name="adj2" fmla="val 50000"/>
          </a:avLst>
        </a:prstGeom>
        <a:solidFill>
          <a:schemeClr val="accent2">
            <a:shade val="90000"/>
            <a:hueOff val="-11950"/>
            <a:satOff val="-1402"/>
            <a:lumOff val="767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66725">
            <a:lnSpc>
              <a:spcPct val="90000"/>
            </a:lnSpc>
            <a:spcBef>
              <a:spcPct val="0"/>
            </a:spcBef>
            <a:spcAft>
              <a:spcPct val="35000"/>
            </a:spcAft>
          </a:pPr>
          <a:endParaRPr lang="es-ES" sz="1050" kern="1200">
            <a:latin typeface="Arial" panose="020B0604020202020204" pitchFamily="34" charset="0"/>
            <a:cs typeface="Arial" panose="020B0604020202020204" pitchFamily="34" charset="0"/>
          </a:endParaRPr>
        </a:p>
      </dsp:txBody>
      <dsp:txXfrm>
        <a:off x="2574550" y="692291"/>
        <a:ext cx="153356" cy="153770"/>
      </dsp:txXfrm>
    </dsp:sp>
    <dsp:sp modelId="{9B44D528-B5FA-4516-A050-784CA53FE5FD}">
      <dsp:nvSpPr>
        <dsp:cNvPr id="0" name=""/>
        <dsp:cNvSpPr/>
      </dsp:nvSpPr>
      <dsp:spPr>
        <a:xfrm>
          <a:off x="2896970" y="459157"/>
          <a:ext cx="1033397" cy="620038"/>
        </a:xfrm>
        <a:prstGeom prst="roundRect">
          <a:avLst>
            <a:gd name="adj" fmla="val 10000"/>
          </a:avLst>
        </a:prstGeom>
        <a:solidFill>
          <a:schemeClr val="accent2">
            <a:shade val="80000"/>
            <a:hueOff val="-17936"/>
            <a:satOff val="-2012"/>
            <a:lumOff val="128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Análisis de brecha</a:t>
          </a:r>
          <a:endParaRPr lang="es-ES" sz="1200" kern="1200">
            <a:latin typeface="Arial" panose="020B0604020202020204" pitchFamily="34" charset="0"/>
            <a:cs typeface="Arial" panose="020B0604020202020204" pitchFamily="34" charset="0"/>
          </a:endParaRPr>
        </a:p>
      </dsp:txBody>
      <dsp:txXfrm>
        <a:off x="2915130" y="477317"/>
        <a:ext cx="997077" cy="583718"/>
      </dsp:txXfrm>
    </dsp:sp>
    <dsp:sp modelId="{BA48D731-9468-4525-B857-F8E74DD63B0E}">
      <dsp:nvSpPr>
        <dsp:cNvPr id="0" name=""/>
        <dsp:cNvSpPr/>
      </dsp:nvSpPr>
      <dsp:spPr>
        <a:xfrm rot="5400000">
          <a:off x="3304128" y="1151533"/>
          <a:ext cx="219080" cy="256282"/>
        </a:xfrm>
        <a:prstGeom prst="rightArrow">
          <a:avLst>
            <a:gd name="adj1" fmla="val 60000"/>
            <a:gd name="adj2" fmla="val 50000"/>
          </a:avLst>
        </a:prstGeom>
        <a:solidFill>
          <a:schemeClr val="accent2">
            <a:shade val="90000"/>
            <a:hueOff val="-23901"/>
            <a:satOff val="-2805"/>
            <a:lumOff val="1534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66725">
            <a:lnSpc>
              <a:spcPct val="90000"/>
            </a:lnSpc>
            <a:spcBef>
              <a:spcPct val="0"/>
            </a:spcBef>
            <a:spcAft>
              <a:spcPct val="35000"/>
            </a:spcAft>
          </a:pPr>
          <a:endParaRPr lang="es-ES" sz="1050" kern="1200">
            <a:latin typeface="Arial" panose="020B0604020202020204" pitchFamily="34" charset="0"/>
            <a:cs typeface="Arial" panose="020B0604020202020204" pitchFamily="34" charset="0"/>
          </a:endParaRPr>
        </a:p>
      </dsp:txBody>
      <dsp:txXfrm rot="-5400000">
        <a:off x="3336783" y="1170134"/>
        <a:ext cx="153770" cy="153356"/>
      </dsp:txXfrm>
    </dsp:sp>
    <dsp:sp modelId="{E85A06BE-A2D8-4C5D-A567-10DC051638F2}">
      <dsp:nvSpPr>
        <dsp:cNvPr id="0" name=""/>
        <dsp:cNvSpPr/>
      </dsp:nvSpPr>
      <dsp:spPr>
        <a:xfrm>
          <a:off x="2896970" y="1492554"/>
          <a:ext cx="1033397" cy="620038"/>
        </a:xfrm>
        <a:prstGeom prst="roundRect">
          <a:avLst>
            <a:gd name="adj" fmla="val 10000"/>
          </a:avLst>
        </a:prstGeom>
        <a:solidFill>
          <a:schemeClr val="accent2">
            <a:shade val="80000"/>
            <a:hueOff val="-26904"/>
            <a:satOff val="-3018"/>
            <a:lumOff val="1926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Mapa de ruta</a:t>
          </a:r>
          <a:endParaRPr lang="es-ES" sz="1200" kern="1200">
            <a:latin typeface="Arial" panose="020B0604020202020204" pitchFamily="34" charset="0"/>
            <a:cs typeface="Arial" panose="020B0604020202020204" pitchFamily="34" charset="0"/>
          </a:endParaRPr>
        </a:p>
      </dsp:txBody>
      <dsp:txXfrm>
        <a:off x="2915130" y="1510714"/>
        <a:ext cx="997077" cy="583718"/>
      </dsp:txXfrm>
    </dsp:sp>
    <dsp:sp modelId="{D6DFA1B3-E945-4927-98DE-F15EA3333DF7}">
      <dsp:nvSpPr>
        <dsp:cNvPr id="0" name=""/>
        <dsp:cNvSpPr/>
      </dsp:nvSpPr>
      <dsp:spPr>
        <a:xfrm rot="10800000">
          <a:off x="2586950" y="1674432"/>
          <a:ext cx="219080" cy="256282"/>
        </a:xfrm>
        <a:prstGeom prst="rightArrow">
          <a:avLst>
            <a:gd name="adj1" fmla="val 60000"/>
            <a:gd name="adj2" fmla="val 50000"/>
          </a:avLst>
        </a:prstGeom>
        <a:solidFill>
          <a:schemeClr val="accent2">
            <a:shade val="90000"/>
            <a:hueOff val="-35851"/>
            <a:satOff val="-4207"/>
            <a:lumOff val="2301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66725">
            <a:lnSpc>
              <a:spcPct val="90000"/>
            </a:lnSpc>
            <a:spcBef>
              <a:spcPct val="0"/>
            </a:spcBef>
            <a:spcAft>
              <a:spcPct val="35000"/>
            </a:spcAft>
          </a:pPr>
          <a:endParaRPr lang="es-ES" sz="1050" kern="1200">
            <a:latin typeface="Arial" panose="020B0604020202020204" pitchFamily="34" charset="0"/>
            <a:cs typeface="Arial" panose="020B0604020202020204" pitchFamily="34" charset="0"/>
          </a:endParaRPr>
        </a:p>
      </dsp:txBody>
      <dsp:txXfrm rot="10800000">
        <a:off x="2652674" y="1725688"/>
        <a:ext cx="153356" cy="153770"/>
      </dsp:txXfrm>
    </dsp:sp>
    <dsp:sp modelId="{0E53B424-94C5-4D4E-A8B3-721E9D15BA59}">
      <dsp:nvSpPr>
        <dsp:cNvPr id="0" name=""/>
        <dsp:cNvSpPr/>
      </dsp:nvSpPr>
      <dsp:spPr>
        <a:xfrm>
          <a:off x="1450213" y="1492554"/>
          <a:ext cx="1033397" cy="620038"/>
        </a:xfrm>
        <a:prstGeom prst="roundRect">
          <a:avLst>
            <a:gd name="adj" fmla="val 10000"/>
          </a:avLst>
        </a:prstGeom>
        <a:solidFill>
          <a:schemeClr val="accent2">
            <a:shade val="80000"/>
            <a:hueOff val="-35872"/>
            <a:satOff val="-4024"/>
            <a:lumOff val="2568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Evaluación del ejercicio</a:t>
          </a:r>
          <a:endParaRPr lang="es-ES" sz="1200" kern="1200">
            <a:latin typeface="Arial" panose="020B0604020202020204" pitchFamily="34" charset="0"/>
            <a:cs typeface="Arial" panose="020B0604020202020204" pitchFamily="34" charset="0"/>
          </a:endParaRPr>
        </a:p>
      </dsp:txBody>
      <dsp:txXfrm>
        <a:off x="1468373" y="1510714"/>
        <a:ext cx="997077" cy="583718"/>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23E73-8C05-4DF3-8207-FA2515DD936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344A682C-D09B-4E6C-BF4B-371320ADAE2C}"/>
</file>

<file path=customXml/itemProps3.xml><?xml version="1.0" encoding="utf-8"?>
<ds:datastoreItem xmlns:ds="http://schemas.openxmlformats.org/officeDocument/2006/customXml" ds:itemID="{066004CF-3D44-4970-AC9A-70197178AF8A}">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F35639A3-2FBA-4E05-9AAF-7EE287DE24B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Ariza Luque</dc:creator>
  <keywords/>
  <dc:description/>
  <lastModifiedBy>Andrés Felipe Velandia Espitia</lastModifiedBy>
  <revision>12</revision>
  <dcterms:created xsi:type="dcterms:W3CDTF">2023-11-11T14:07:00.0000000Z</dcterms:created>
  <dcterms:modified xsi:type="dcterms:W3CDTF">2024-05-24T15:20:34.9325340Z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11625700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xd_Signature">
    <vt:bool>false</vt:bool>
  </property>
  <property fmtid="{D5CDD505-2E9C-101B-9397-08002B2CF9AE}" pid="10" name="xd_ProgID">
    <vt:lpwstr/>
  </property>
  <property fmtid="{D5CDD505-2E9C-101B-9397-08002B2CF9AE}" pid="11" name="TemplateUrl">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2023-09-29T22:42:58Z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4c91bcb4-9f62-4e78-9eff-4c5913615ca8</vt:lpwstr>
  </property>
  <property fmtid="{D5CDD505-2E9C-101B-9397-08002B2CF9AE}" pid="19" name="MSIP_Label_1299739c-ad3d-4908-806e-4d91151a6e13_ContentBits">
    <vt:lpwstr>0</vt:lpwstr>
  </property>
</Properties>
</file>